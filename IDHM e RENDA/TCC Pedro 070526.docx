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D784D"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UNIVERSIDADE FEDERAL DO RIO GRANDE DO SUL</w:t>
      </w:r>
    </w:p>
    <w:p w14:paraId="00BD2613" w14:textId="77777777" w:rsidR="008F7561" w:rsidRDefault="008F7561" w:rsidP="008F7561">
      <w:pPr>
        <w:tabs>
          <w:tab w:val="left" w:pos="567"/>
        </w:tabs>
        <w:spacing w:line="360" w:lineRule="auto"/>
        <w:ind w:right="289"/>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FACULDADE DE CIÊNCIAS ECONÔMICAS</w:t>
      </w:r>
    </w:p>
    <w:p w14:paraId="736A635E"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DEPARTAMENTO DE ECONOMIA E RELAÇÕES INTERNACIONAIS</w:t>
      </w:r>
    </w:p>
    <w:p w14:paraId="5372FD64"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7D6FCE73"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45500BE9"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4BFC388C" w14:textId="77777777" w:rsidR="008F7561" w:rsidRDefault="008F7561" w:rsidP="00D0068B">
      <w:pPr>
        <w:tabs>
          <w:tab w:val="left" w:pos="567"/>
        </w:tabs>
        <w:spacing w:line="360" w:lineRule="auto"/>
        <w:ind w:right="289"/>
        <w:rPr>
          <w:rFonts w:ascii="Times New Roman" w:eastAsia="Times New Roman" w:hAnsi="Times New Roman" w:cs="Times New Roman"/>
          <w:b/>
          <w:bCs/>
          <w:sz w:val="24"/>
          <w:szCs w:val="24"/>
        </w:rPr>
      </w:pPr>
    </w:p>
    <w:p w14:paraId="261220DD"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PEDRO PAPINI ALMEIDA</w:t>
      </w:r>
    </w:p>
    <w:p w14:paraId="20837523"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6E3171B1"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25C1E5AF"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mallCaps/>
          <w:sz w:val="24"/>
          <w:szCs w:val="24"/>
        </w:rPr>
      </w:pPr>
    </w:p>
    <w:p w14:paraId="1A953F52"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COMÉRCIO NOTURNO E DESENVOLVIMENTO SOCIOECONÔMICO EM PORTO ALEGRE: UMA ANÁLISE POR BAIRROS (2000-2010)</w:t>
      </w:r>
    </w:p>
    <w:p w14:paraId="6AAAF0F9" w14:textId="33C2AB09" w:rsidR="008F7561" w:rsidRDefault="008F7561" w:rsidP="008F7561">
      <w:pPr>
        <w:tabs>
          <w:tab w:val="left" w:pos="567"/>
        </w:tabs>
        <w:spacing w:line="360" w:lineRule="auto"/>
        <w:ind w:right="289" w:firstLine="708"/>
        <w:jc w:val="center"/>
        <w:rPr>
          <w:rFonts w:ascii="Times New Roman" w:eastAsia="Times New Roman" w:hAnsi="Times New Roman" w:cs="Times New Roman"/>
          <w:b/>
          <w:bCs/>
          <w:smallCaps/>
          <w:sz w:val="24"/>
          <w:szCs w:val="24"/>
        </w:rPr>
      </w:pPr>
    </w:p>
    <w:p w14:paraId="4E28527C" w14:textId="77777777" w:rsidR="00AD3262" w:rsidRDefault="00AD3262" w:rsidP="008F7561">
      <w:pPr>
        <w:tabs>
          <w:tab w:val="left" w:pos="567"/>
        </w:tabs>
        <w:spacing w:line="360" w:lineRule="auto"/>
        <w:ind w:right="289" w:firstLine="708"/>
        <w:jc w:val="center"/>
        <w:rPr>
          <w:rFonts w:ascii="Times New Roman" w:eastAsia="Times New Roman" w:hAnsi="Times New Roman" w:cs="Times New Roman"/>
          <w:b/>
          <w:bCs/>
          <w:smallCaps/>
          <w:sz w:val="24"/>
          <w:szCs w:val="24"/>
        </w:rPr>
      </w:pPr>
    </w:p>
    <w:p w14:paraId="5895CFB9" w14:textId="77777777" w:rsidR="008F7561" w:rsidRDefault="008F7561" w:rsidP="008F7561">
      <w:pPr>
        <w:tabs>
          <w:tab w:val="left" w:pos="567"/>
        </w:tabs>
        <w:spacing w:line="240" w:lineRule="auto"/>
        <w:ind w:left="4536" w:right="289"/>
        <w:jc w:val="both"/>
        <w:rPr>
          <w:rFonts w:ascii="Times New Roman" w:eastAsia="Times New Roman" w:hAnsi="Times New Roman" w:cs="Times New Roman"/>
          <w:sz w:val="24"/>
          <w:szCs w:val="24"/>
        </w:rPr>
      </w:pPr>
    </w:p>
    <w:p w14:paraId="064ECAC5" w14:textId="77777777" w:rsidR="008F7561" w:rsidRDefault="008F7561" w:rsidP="008F7561">
      <w:pPr>
        <w:tabs>
          <w:tab w:val="left" w:pos="567"/>
        </w:tabs>
        <w:spacing w:line="240" w:lineRule="auto"/>
        <w:ind w:left="4536" w:right="289"/>
        <w:jc w:val="both"/>
        <w:rPr>
          <w:rFonts w:ascii="Times New Roman" w:eastAsia="Times New Roman" w:hAnsi="Times New Roman" w:cs="Times New Roman"/>
          <w:sz w:val="24"/>
          <w:szCs w:val="24"/>
        </w:rPr>
      </w:pPr>
    </w:p>
    <w:p w14:paraId="0167D2BF" w14:textId="77777777" w:rsidR="008F7561" w:rsidRDefault="008F7561" w:rsidP="008F7561">
      <w:pPr>
        <w:tabs>
          <w:tab w:val="left" w:pos="567"/>
        </w:tabs>
        <w:spacing w:line="360" w:lineRule="auto"/>
        <w:ind w:right="289"/>
        <w:jc w:val="center"/>
        <w:rPr>
          <w:rFonts w:ascii="Times New Roman" w:eastAsia="Times New Roman" w:hAnsi="Times New Roman" w:cs="Times New Roman"/>
          <w:sz w:val="24"/>
          <w:szCs w:val="24"/>
        </w:rPr>
      </w:pPr>
    </w:p>
    <w:p w14:paraId="070C9539" w14:textId="77777777" w:rsidR="008F7561" w:rsidRDefault="008F7561" w:rsidP="008F7561">
      <w:pPr>
        <w:tabs>
          <w:tab w:val="left" w:pos="567"/>
        </w:tabs>
        <w:spacing w:line="360" w:lineRule="auto"/>
        <w:ind w:right="289"/>
        <w:rPr>
          <w:rFonts w:ascii="Times New Roman" w:eastAsia="Times New Roman" w:hAnsi="Times New Roman" w:cs="Times New Roman"/>
          <w:sz w:val="24"/>
          <w:szCs w:val="24"/>
        </w:rPr>
      </w:pPr>
    </w:p>
    <w:p w14:paraId="08C56927"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185FBA0D"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31FFF8B4"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43F4E845" w14:textId="77777777" w:rsidR="008F7561" w:rsidRDefault="008F7561" w:rsidP="008F7561">
      <w:pPr>
        <w:tabs>
          <w:tab w:val="left" w:pos="567"/>
        </w:tabs>
        <w:spacing w:line="360" w:lineRule="auto"/>
        <w:ind w:right="289"/>
        <w:rPr>
          <w:rFonts w:ascii="Times New Roman" w:eastAsia="Times New Roman" w:hAnsi="Times New Roman" w:cs="Times New Roman"/>
          <w:b/>
          <w:bCs/>
          <w:sz w:val="24"/>
          <w:szCs w:val="24"/>
        </w:rPr>
      </w:pPr>
    </w:p>
    <w:p w14:paraId="257F7D37" w14:textId="77777777" w:rsidR="008F7561" w:rsidRDefault="008F7561" w:rsidP="008F7561">
      <w:pPr>
        <w:tabs>
          <w:tab w:val="left" w:pos="567"/>
        </w:tabs>
        <w:spacing w:line="360" w:lineRule="auto"/>
        <w:ind w:right="28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Porto Alegre</w:t>
      </w:r>
    </w:p>
    <w:p w14:paraId="26F3768E" w14:textId="77777777" w:rsidR="008F7561" w:rsidRDefault="008F7561" w:rsidP="008F7561">
      <w:pPr>
        <w:tabs>
          <w:tab w:val="left" w:pos="567"/>
        </w:tabs>
        <w:spacing w:line="360" w:lineRule="auto"/>
        <w:ind w:right="289"/>
        <w:jc w:val="center"/>
        <w:rPr>
          <w:rFonts w:ascii="Times New Roman" w:eastAsia="Times New Roman" w:hAnsi="Times New Roman" w:cs="Times New Roman"/>
          <w:sz w:val="24"/>
          <w:szCs w:val="24"/>
        </w:rPr>
      </w:pPr>
      <w:bookmarkStart w:id="0" w:name="_heading=h.tzndagu1r9fa" w:colFirst="0" w:colLast="0"/>
      <w:bookmarkEnd w:id="0"/>
      <w:r>
        <w:rPr>
          <w:rFonts w:ascii="Times New Roman" w:eastAsia="Times New Roman" w:hAnsi="Times New Roman" w:cs="Times New Roman"/>
          <w:sz w:val="24"/>
          <w:szCs w:val="24"/>
        </w:rPr>
        <w:t>2026</w:t>
      </w:r>
    </w:p>
    <w:p w14:paraId="6517FBAD"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UNIVERSIDADE FEDERAL DO RIO GRANDE DO SUL</w:t>
      </w:r>
    </w:p>
    <w:p w14:paraId="641F10BC" w14:textId="77777777" w:rsidR="008F7561" w:rsidRDefault="008F7561" w:rsidP="008F7561">
      <w:pPr>
        <w:tabs>
          <w:tab w:val="left" w:pos="567"/>
        </w:tabs>
        <w:spacing w:line="360" w:lineRule="auto"/>
        <w:ind w:right="289"/>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FACULDADE DE CIÊNCIAS ECONÔMICAS</w:t>
      </w:r>
    </w:p>
    <w:p w14:paraId="16D1E3ED"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DEPARTAMENTO DE ECONOMIA E RELAÇÕES INTERNACIONAIS</w:t>
      </w:r>
    </w:p>
    <w:p w14:paraId="0D21B698"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6166A13C"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213A3656" w14:textId="51433252" w:rsidR="00AD3262" w:rsidRDefault="00AD3262" w:rsidP="00AD3262">
      <w:pPr>
        <w:tabs>
          <w:tab w:val="left" w:pos="567"/>
        </w:tabs>
        <w:spacing w:line="360" w:lineRule="auto"/>
        <w:ind w:right="289"/>
        <w:rPr>
          <w:rFonts w:ascii="Times New Roman" w:eastAsia="Times New Roman" w:hAnsi="Times New Roman" w:cs="Times New Roman"/>
          <w:b/>
          <w:bCs/>
          <w:sz w:val="24"/>
          <w:szCs w:val="24"/>
        </w:rPr>
      </w:pPr>
    </w:p>
    <w:p w14:paraId="19EE4CA8" w14:textId="77777777" w:rsidR="00AD3262" w:rsidRDefault="00AD3262" w:rsidP="00D0068B">
      <w:pPr>
        <w:tabs>
          <w:tab w:val="left" w:pos="567"/>
        </w:tabs>
        <w:spacing w:line="360" w:lineRule="auto"/>
        <w:ind w:right="289"/>
        <w:rPr>
          <w:rFonts w:ascii="Times New Roman" w:eastAsia="Times New Roman" w:hAnsi="Times New Roman" w:cs="Times New Roman"/>
          <w:b/>
          <w:bCs/>
          <w:sz w:val="24"/>
          <w:szCs w:val="24"/>
        </w:rPr>
      </w:pPr>
    </w:p>
    <w:p w14:paraId="0F2AFE32"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PEDRO PAPINI ALMEIDA</w:t>
      </w:r>
    </w:p>
    <w:p w14:paraId="7F667E15"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19FFD521"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614D751B" w14:textId="77777777" w:rsidR="00AD3262" w:rsidRDefault="00AD3262" w:rsidP="00AD3262">
      <w:pPr>
        <w:tabs>
          <w:tab w:val="left" w:pos="567"/>
        </w:tabs>
        <w:spacing w:line="360" w:lineRule="auto"/>
        <w:ind w:right="289"/>
        <w:rPr>
          <w:rFonts w:ascii="Times New Roman" w:eastAsia="Times New Roman" w:hAnsi="Times New Roman" w:cs="Times New Roman"/>
          <w:b/>
          <w:bCs/>
          <w:smallCaps/>
          <w:sz w:val="24"/>
          <w:szCs w:val="24"/>
        </w:rPr>
      </w:pPr>
    </w:p>
    <w:p w14:paraId="56E7A1C9" w14:textId="65FF8CD7" w:rsidR="008F7561" w:rsidRDefault="008F7561" w:rsidP="00AD3262">
      <w:pPr>
        <w:tabs>
          <w:tab w:val="left" w:pos="567"/>
        </w:tabs>
        <w:spacing w:line="360" w:lineRule="auto"/>
        <w:ind w:right="289"/>
        <w:jc w:val="cente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COMÉRCIO NOTURNO E DESENVOLVIMENTO SOCIOECONÔMICO EM PORTO ALEGRE: UMA ANÁLISE POR BAIRROS (2000-2010)</w:t>
      </w:r>
    </w:p>
    <w:p w14:paraId="0F36848C" w14:textId="73928657" w:rsidR="008F7561" w:rsidRDefault="008F7561" w:rsidP="008F7561">
      <w:pPr>
        <w:tabs>
          <w:tab w:val="left" w:pos="567"/>
        </w:tabs>
        <w:spacing w:line="360" w:lineRule="auto"/>
        <w:ind w:right="289" w:firstLine="708"/>
        <w:jc w:val="center"/>
        <w:rPr>
          <w:rFonts w:ascii="Times New Roman" w:eastAsia="Times New Roman" w:hAnsi="Times New Roman" w:cs="Times New Roman"/>
          <w:b/>
          <w:bCs/>
          <w:sz w:val="24"/>
          <w:szCs w:val="24"/>
        </w:rPr>
      </w:pPr>
    </w:p>
    <w:p w14:paraId="5738A945" w14:textId="77777777" w:rsidR="00AD3262" w:rsidRDefault="00AD3262" w:rsidP="008F7561">
      <w:pPr>
        <w:tabs>
          <w:tab w:val="left" w:pos="567"/>
        </w:tabs>
        <w:spacing w:line="360" w:lineRule="auto"/>
        <w:ind w:right="289" w:firstLine="708"/>
        <w:jc w:val="center"/>
        <w:rPr>
          <w:rFonts w:ascii="Times New Roman" w:eastAsia="Times New Roman" w:hAnsi="Times New Roman" w:cs="Times New Roman"/>
          <w:b/>
          <w:bCs/>
          <w:sz w:val="24"/>
          <w:szCs w:val="24"/>
        </w:rPr>
      </w:pPr>
    </w:p>
    <w:p w14:paraId="3987B13F" w14:textId="77777777" w:rsidR="008F7561" w:rsidRDefault="008F7561" w:rsidP="008F7561">
      <w:pPr>
        <w:tabs>
          <w:tab w:val="left" w:pos="567"/>
        </w:tabs>
        <w:spacing w:line="240" w:lineRule="auto"/>
        <w:ind w:left="4536" w:right="289"/>
        <w:jc w:val="both"/>
        <w:rPr>
          <w:rFonts w:ascii="Times New Roman" w:eastAsia="Times New Roman" w:hAnsi="Times New Roman" w:cs="Times New Roman"/>
          <w:sz w:val="24"/>
          <w:szCs w:val="24"/>
        </w:rPr>
      </w:pPr>
      <w:r w:rsidRPr="00360F2F">
        <w:rPr>
          <w:rFonts w:ascii="Times New Roman" w:eastAsia="Times New Roman" w:hAnsi="Times New Roman" w:cs="Times New Roman"/>
          <w:sz w:val="24"/>
          <w:szCs w:val="24"/>
        </w:rPr>
        <w:t>Trabalho de conclusão submetido ao Curso de</w:t>
      </w:r>
      <w:r>
        <w:rPr>
          <w:rFonts w:ascii="Times New Roman" w:eastAsia="Times New Roman" w:hAnsi="Times New Roman" w:cs="Times New Roman"/>
          <w:sz w:val="24"/>
          <w:szCs w:val="24"/>
        </w:rPr>
        <w:t xml:space="preserve"> </w:t>
      </w:r>
      <w:r w:rsidRPr="00360F2F">
        <w:rPr>
          <w:rFonts w:ascii="Times New Roman" w:eastAsia="Times New Roman" w:hAnsi="Times New Roman" w:cs="Times New Roman"/>
          <w:sz w:val="24"/>
          <w:szCs w:val="24"/>
        </w:rPr>
        <w:t>Graduação em Ciências Econômicas da</w:t>
      </w:r>
      <w:r>
        <w:rPr>
          <w:rFonts w:ascii="Times New Roman" w:eastAsia="Times New Roman" w:hAnsi="Times New Roman" w:cs="Times New Roman"/>
          <w:sz w:val="24"/>
          <w:szCs w:val="24"/>
        </w:rPr>
        <w:t xml:space="preserve"> </w:t>
      </w:r>
      <w:r w:rsidRPr="00360F2F">
        <w:rPr>
          <w:rFonts w:ascii="Times New Roman" w:eastAsia="Times New Roman" w:hAnsi="Times New Roman" w:cs="Times New Roman"/>
          <w:sz w:val="24"/>
          <w:szCs w:val="24"/>
        </w:rPr>
        <w:t>Faculdade</w:t>
      </w:r>
      <w:r>
        <w:rPr>
          <w:rFonts w:ascii="Times New Roman" w:eastAsia="Times New Roman" w:hAnsi="Times New Roman" w:cs="Times New Roman"/>
          <w:sz w:val="24"/>
          <w:szCs w:val="24"/>
        </w:rPr>
        <w:t xml:space="preserve"> </w:t>
      </w:r>
      <w:r w:rsidRPr="00360F2F">
        <w:rPr>
          <w:rFonts w:ascii="Times New Roman" w:eastAsia="Times New Roman" w:hAnsi="Times New Roman" w:cs="Times New Roman"/>
          <w:sz w:val="24"/>
          <w:szCs w:val="24"/>
        </w:rPr>
        <w:t>de Ciências Econômicas da UFRGS, como</w:t>
      </w:r>
      <w:r>
        <w:rPr>
          <w:rFonts w:ascii="Times New Roman" w:eastAsia="Times New Roman" w:hAnsi="Times New Roman" w:cs="Times New Roman"/>
          <w:sz w:val="24"/>
          <w:szCs w:val="24"/>
        </w:rPr>
        <w:t xml:space="preserve"> </w:t>
      </w:r>
      <w:r w:rsidRPr="00360F2F">
        <w:rPr>
          <w:rFonts w:ascii="Times New Roman" w:eastAsia="Times New Roman" w:hAnsi="Times New Roman" w:cs="Times New Roman"/>
          <w:sz w:val="24"/>
          <w:szCs w:val="24"/>
        </w:rPr>
        <w:t>requisito parcial para obtenção do título</w:t>
      </w:r>
      <w:r>
        <w:rPr>
          <w:rFonts w:ascii="Times New Roman" w:eastAsia="Times New Roman" w:hAnsi="Times New Roman" w:cs="Times New Roman"/>
          <w:sz w:val="24"/>
          <w:szCs w:val="24"/>
        </w:rPr>
        <w:t xml:space="preserve"> </w:t>
      </w:r>
      <w:r w:rsidRPr="00360F2F">
        <w:rPr>
          <w:rFonts w:ascii="Times New Roman" w:eastAsia="Times New Roman" w:hAnsi="Times New Roman" w:cs="Times New Roman"/>
          <w:sz w:val="24"/>
          <w:szCs w:val="24"/>
        </w:rPr>
        <w:t>Bacharel</w:t>
      </w:r>
      <w:r>
        <w:rPr>
          <w:rFonts w:ascii="Times New Roman" w:eastAsia="Times New Roman" w:hAnsi="Times New Roman" w:cs="Times New Roman"/>
          <w:sz w:val="24"/>
          <w:szCs w:val="24"/>
        </w:rPr>
        <w:t xml:space="preserve"> </w:t>
      </w:r>
      <w:r w:rsidRPr="00360F2F">
        <w:rPr>
          <w:rFonts w:ascii="Times New Roman" w:eastAsia="Times New Roman" w:hAnsi="Times New Roman" w:cs="Times New Roman"/>
          <w:sz w:val="24"/>
          <w:szCs w:val="24"/>
        </w:rPr>
        <w:t>em Economia</w:t>
      </w:r>
      <w:r w:rsidRPr="005A3668">
        <w:rPr>
          <w:rFonts w:ascii="Times New Roman" w:eastAsia="Times New Roman" w:hAnsi="Times New Roman" w:cs="Times New Roman"/>
          <w:sz w:val="24"/>
          <w:szCs w:val="24"/>
        </w:rPr>
        <w:t>.</w:t>
      </w:r>
    </w:p>
    <w:p w14:paraId="2912D0A4" w14:textId="77777777" w:rsidR="008F7561" w:rsidRDefault="008F7561" w:rsidP="00AD3262">
      <w:pPr>
        <w:tabs>
          <w:tab w:val="left" w:pos="567"/>
        </w:tabs>
        <w:spacing w:line="360" w:lineRule="auto"/>
        <w:ind w:right="289"/>
        <w:rPr>
          <w:rFonts w:ascii="Times New Roman" w:eastAsia="Times New Roman" w:hAnsi="Times New Roman" w:cs="Times New Roman"/>
          <w:b/>
          <w:bCs/>
          <w:sz w:val="24"/>
          <w:szCs w:val="24"/>
        </w:rPr>
      </w:pPr>
    </w:p>
    <w:p w14:paraId="09C72162" w14:textId="20D69233" w:rsidR="008F7561" w:rsidRPr="00AD3262" w:rsidRDefault="008F7561" w:rsidP="00AD3262">
      <w:pPr>
        <w:tabs>
          <w:tab w:val="left" w:pos="567"/>
        </w:tabs>
        <w:spacing w:line="360" w:lineRule="auto"/>
        <w:ind w:right="289" w:firstLine="453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Orientadora: Aline </w:t>
      </w:r>
      <w:proofErr w:type="spellStart"/>
      <w:r>
        <w:rPr>
          <w:rFonts w:ascii="Times New Roman" w:eastAsia="Times New Roman" w:hAnsi="Times New Roman" w:cs="Times New Roman"/>
          <w:sz w:val="24"/>
          <w:szCs w:val="24"/>
        </w:rPr>
        <w:t>Kruger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Dalcin</w:t>
      </w:r>
      <w:proofErr w:type="spellEnd"/>
      <w:r>
        <w:rPr>
          <w:rFonts w:ascii="Times New Roman" w:eastAsia="Times New Roman" w:hAnsi="Times New Roman" w:cs="Times New Roman"/>
          <w:sz w:val="24"/>
          <w:szCs w:val="24"/>
        </w:rPr>
        <w:t xml:space="preserve"> </w:t>
      </w:r>
    </w:p>
    <w:p w14:paraId="37587429"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576D0E47" w14:textId="77777777" w:rsidR="008F7561" w:rsidRDefault="008F7561" w:rsidP="008F7561">
      <w:pPr>
        <w:tabs>
          <w:tab w:val="left" w:pos="567"/>
        </w:tabs>
        <w:spacing w:line="360" w:lineRule="auto"/>
        <w:ind w:right="289"/>
        <w:rPr>
          <w:rFonts w:ascii="Times New Roman" w:eastAsia="Times New Roman" w:hAnsi="Times New Roman" w:cs="Times New Roman"/>
          <w:b/>
          <w:bCs/>
          <w:sz w:val="24"/>
          <w:szCs w:val="24"/>
        </w:rPr>
      </w:pPr>
    </w:p>
    <w:p w14:paraId="0A56B256" w14:textId="77777777" w:rsidR="008F7561" w:rsidRDefault="008F7561" w:rsidP="008F7561">
      <w:pPr>
        <w:tabs>
          <w:tab w:val="left" w:pos="567"/>
        </w:tabs>
        <w:spacing w:line="360" w:lineRule="auto"/>
        <w:ind w:right="289"/>
        <w:rPr>
          <w:rFonts w:ascii="Times New Roman" w:eastAsia="Times New Roman" w:hAnsi="Times New Roman" w:cs="Times New Roman"/>
          <w:b/>
          <w:bCs/>
          <w:sz w:val="24"/>
          <w:szCs w:val="24"/>
        </w:rPr>
      </w:pPr>
    </w:p>
    <w:p w14:paraId="3B0441EB" w14:textId="77777777" w:rsidR="008F7561" w:rsidRDefault="008F7561" w:rsidP="008F7561">
      <w:pPr>
        <w:tabs>
          <w:tab w:val="left" w:pos="567"/>
        </w:tabs>
        <w:spacing w:line="360" w:lineRule="auto"/>
        <w:ind w:right="28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Porto Alegre</w:t>
      </w:r>
    </w:p>
    <w:p w14:paraId="654C980C" w14:textId="77777777" w:rsidR="00AD3262" w:rsidRDefault="008F7561" w:rsidP="00AD3262">
      <w:pPr>
        <w:tabs>
          <w:tab w:val="left" w:pos="567"/>
        </w:tabs>
        <w:spacing w:line="360" w:lineRule="auto"/>
        <w:ind w:right="28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2026</w:t>
      </w:r>
    </w:p>
    <w:sdt>
      <w:sdtPr>
        <w:rPr>
          <w:rFonts w:asciiTheme="minorHAnsi" w:hAnsiTheme="minorHAnsi" w:cstheme="minorBidi"/>
          <w:sz w:val="22"/>
          <w:szCs w:val="22"/>
        </w:rPr>
        <w:id w:val="1994291434"/>
        <w:docPartObj>
          <w:docPartGallery w:val="Table of Contents"/>
          <w:docPartUnique/>
        </w:docPartObj>
      </w:sdtPr>
      <w:sdtEndPr>
        <w:rPr>
          <w:rFonts w:cstheme="minorHAnsi"/>
        </w:rPr>
      </w:sdtEndPr>
      <w:sdtContent>
        <w:p w14:paraId="0330A7E2" w14:textId="5C6BD87B" w:rsidR="008F7561" w:rsidRPr="009A5A1E" w:rsidRDefault="009A762B" w:rsidP="009A5A1E">
          <w:pPr>
            <w:pStyle w:val="Sumrio1"/>
          </w:pPr>
          <w:r w:rsidRPr="009A5A1E">
            <w:t>Sumário</w:t>
          </w:r>
        </w:p>
        <w:p w14:paraId="54845D0B" w14:textId="0D01ECC9" w:rsidR="009A762B" w:rsidRPr="009A5A1E" w:rsidRDefault="008F7561" w:rsidP="009A5A1E">
          <w:pPr>
            <w:pStyle w:val="Sumrio1"/>
            <w:rPr>
              <w:noProof/>
            </w:rPr>
          </w:pPr>
          <w:r w:rsidRPr="00985953">
            <w:rPr>
              <w:rFonts w:eastAsiaTheme="minorEastAsia" w:cstheme="minorHAnsi"/>
              <w:lang w:eastAsia="pt-BR"/>
            </w:rPr>
            <w:fldChar w:fldCharType="begin"/>
          </w:r>
          <w:r w:rsidRPr="00985953">
            <w:rPr>
              <w:rFonts w:cstheme="minorHAnsi"/>
            </w:rPr>
            <w:instrText xml:space="preserve"> TOC \o "1-3" \h \z \u </w:instrText>
          </w:r>
          <w:r w:rsidRPr="00985953">
            <w:rPr>
              <w:rFonts w:eastAsiaTheme="minorEastAsia" w:cstheme="minorHAnsi"/>
              <w:lang w:eastAsia="pt-BR"/>
            </w:rPr>
            <w:fldChar w:fldCharType="separate"/>
          </w:r>
          <w:hyperlink w:anchor="_Toc228268361" w:history="1">
            <w:r w:rsidR="009A762B" w:rsidRPr="009A5A1E">
              <w:rPr>
                <w:rStyle w:val="Hyperlink"/>
                <w:rFonts w:eastAsia="Times New Roman"/>
                <w:b/>
                <w:bCs/>
                <w:noProof/>
              </w:rPr>
              <w:t>1. INTRODUÇÃO</w:t>
            </w:r>
            <w:r w:rsidR="009A762B" w:rsidRPr="009A5A1E">
              <w:rPr>
                <w:noProof/>
                <w:webHidden/>
              </w:rPr>
              <w:tab/>
            </w:r>
            <w:r w:rsidR="009A762B" w:rsidRPr="009A5A1E">
              <w:rPr>
                <w:noProof/>
                <w:webHidden/>
              </w:rPr>
              <w:fldChar w:fldCharType="begin"/>
            </w:r>
            <w:r w:rsidR="009A762B" w:rsidRPr="009A5A1E">
              <w:rPr>
                <w:noProof/>
                <w:webHidden/>
              </w:rPr>
              <w:instrText xml:space="preserve"> PAGEREF _Toc228268361 \h </w:instrText>
            </w:r>
            <w:r w:rsidR="009A762B" w:rsidRPr="009A5A1E">
              <w:rPr>
                <w:noProof/>
                <w:webHidden/>
              </w:rPr>
            </w:r>
            <w:r w:rsidR="009A762B" w:rsidRPr="009A5A1E">
              <w:rPr>
                <w:noProof/>
                <w:webHidden/>
              </w:rPr>
              <w:fldChar w:fldCharType="separate"/>
            </w:r>
            <w:r w:rsidR="00824DBE">
              <w:rPr>
                <w:noProof/>
                <w:webHidden/>
              </w:rPr>
              <w:t>4</w:t>
            </w:r>
            <w:r w:rsidR="009A762B" w:rsidRPr="009A5A1E">
              <w:rPr>
                <w:noProof/>
                <w:webHidden/>
              </w:rPr>
              <w:fldChar w:fldCharType="end"/>
            </w:r>
          </w:hyperlink>
        </w:p>
        <w:p w14:paraId="74F24E9A" w14:textId="297E036B" w:rsidR="009A762B" w:rsidRPr="009A5A1E" w:rsidRDefault="00E92370" w:rsidP="009A5A1E">
          <w:pPr>
            <w:pStyle w:val="Sumrio1"/>
            <w:rPr>
              <w:noProof/>
            </w:rPr>
          </w:pPr>
          <w:hyperlink w:anchor="_Toc228268362" w:history="1">
            <w:r w:rsidR="009A762B" w:rsidRPr="009A5A1E">
              <w:rPr>
                <w:rStyle w:val="Hyperlink"/>
                <w:rFonts w:eastAsia="Times New Roman"/>
                <w:b/>
                <w:bCs/>
                <w:noProof/>
              </w:rPr>
              <w:t>2 ECONOMIA URBANA: CONCEITOS E COMÉRCIO NOTURNO</w:t>
            </w:r>
            <w:r w:rsidR="009A762B" w:rsidRPr="009A5A1E">
              <w:rPr>
                <w:noProof/>
                <w:webHidden/>
              </w:rPr>
              <w:tab/>
            </w:r>
            <w:r w:rsidR="009A762B" w:rsidRPr="009A5A1E">
              <w:rPr>
                <w:noProof/>
                <w:webHidden/>
              </w:rPr>
              <w:fldChar w:fldCharType="begin"/>
            </w:r>
            <w:r w:rsidR="009A762B" w:rsidRPr="009A5A1E">
              <w:rPr>
                <w:noProof/>
                <w:webHidden/>
              </w:rPr>
              <w:instrText xml:space="preserve"> PAGEREF _Toc228268362 \h </w:instrText>
            </w:r>
            <w:r w:rsidR="009A762B" w:rsidRPr="009A5A1E">
              <w:rPr>
                <w:noProof/>
                <w:webHidden/>
              </w:rPr>
            </w:r>
            <w:r w:rsidR="009A762B" w:rsidRPr="009A5A1E">
              <w:rPr>
                <w:noProof/>
                <w:webHidden/>
              </w:rPr>
              <w:fldChar w:fldCharType="separate"/>
            </w:r>
            <w:r w:rsidR="00824DBE">
              <w:rPr>
                <w:noProof/>
                <w:webHidden/>
              </w:rPr>
              <w:t>7</w:t>
            </w:r>
            <w:r w:rsidR="009A762B" w:rsidRPr="009A5A1E">
              <w:rPr>
                <w:noProof/>
                <w:webHidden/>
              </w:rPr>
              <w:fldChar w:fldCharType="end"/>
            </w:r>
          </w:hyperlink>
        </w:p>
        <w:p w14:paraId="0EBE6176" w14:textId="1D1F19E9" w:rsidR="009A762B" w:rsidRPr="009A5A1E" w:rsidRDefault="00E92370">
          <w:pPr>
            <w:pStyle w:val="Sumrio2"/>
            <w:tabs>
              <w:tab w:val="right" w:leader="dot" w:pos="9061"/>
            </w:tabs>
            <w:rPr>
              <w:rFonts w:ascii="Times New Roman" w:hAnsi="Times New Roman"/>
              <w:noProof/>
              <w:sz w:val="24"/>
              <w:szCs w:val="24"/>
            </w:rPr>
          </w:pPr>
          <w:hyperlink w:anchor="_Toc228268363" w:history="1">
            <w:r w:rsidR="009A762B" w:rsidRPr="009A5A1E">
              <w:rPr>
                <w:rStyle w:val="Hyperlink"/>
                <w:rFonts w:ascii="Times New Roman" w:hAnsi="Times New Roman"/>
                <w:noProof/>
                <w:sz w:val="24"/>
                <w:szCs w:val="24"/>
              </w:rPr>
              <w:t>2.1 DEFINIÇÃO E ESCOPO DA ECONOMIA URBANA</w:t>
            </w:r>
            <w:r w:rsidR="009A762B" w:rsidRPr="009A5A1E">
              <w:rPr>
                <w:rFonts w:ascii="Times New Roman" w:hAnsi="Times New Roman"/>
                <w:noProof/>
                <w:webHidden/>
                <w:sz w:val="24"/>
                <w:szCs w:val="24"/>
              </w:rPr>
              <w:tab/>
            </w:r>
            <w:r w:rsidR="009A762B" w:rsidRPr="009A5A1E">
              <w:rPr>
                <w:rFonts w:ascii="Times New Roman" w:hAnsi="Times New Roman"/>
                <w:noProof/>
                <w:webHidden/>
                <w:sz w:val="24"/>
                <w:szCs w:val="24"/>
              </w:rPr>
              <w:fldChar w:fldCharType="begin"/>
            </w:r>
            <w:r w:rsidR="009A762B" w:rsidRPr="009A5A1E">
              <w:rPr>
                <w:rFonts w:ascii="Times New Roman" w:hAnsi="Times New Roman"/>
                <w:noProof/>
                <w:webHidden/>
                <w:sz w:val="24"/>
                <w:szCs w:val="24"/>
              </w:rPr>
              <w:instrText xml:space="preserve"> PAGEREF _Toc228268363 \h </w:instrText>
            </w:r>
            <w:r w:rsidR="009A762B" w:rsidRPr="009A5A1E">
              <w:rPr>
                <w:rFonts w:ascii="Times New Roman" w:hAnsi="Times New Roman"/>
                <w:noProof/>
                <w:webHidden/>
                <w:sz w:val="24"/>
                <w:szCs w:val="24"/>
              </w:rPr>
            </w:r>
            <w:r w:rsidR="009A762B" w:rsidRPr="009A5A1E">
              <w:rPr>
                <w:rFonts w:ascii="Times New Roman" w:hAnsi="Times New Roman"/>
                <w:noProof/>
                <w:webHidden/>
                <w:sz w:val="24"/>
                <w:szCs w:val="24"/>
              </w:rPr>
              <w:fldChar w:fldCharType="separate"/>
            </w:r>
            <w:r w:rsidR="00824DBE">
              <w:rPr>
                <w:rFonts w:ascii="Times New Roman" w:hAnsi="Times New Roman"/>
                <w:noProof/>
                <w:webHidden/>
                <w:sz w:val="24"/>
                <w:szCs w:val="24"/>
              </w:rPr>
              <w:t>7</w:t>
            </w:r>
            <w:r w:rsidR="009A762B" w:rsidRPr="009A5A1E">
              <w:rPr>
                <w:rFonts w:ascii="Times New Roman" w:hAnsi="Times New Roman"/>
                <w:noProof/>
                <w:webHidden/>
                <w:sz w:val="24"/>
                <w:szCs w:val="24"/>
              </w:rPr>
              <w:fldChar w:fldCharType="end"/>
            </w:r>
          </w:hyperlink>
        </w:p>
        <w:p w14:paraId="38AD948E" w14:textId="108A0842" w:rsidR="009A762B" w:rsidRPr="009A5A1E" w:rsidRDefault="00E92370">
          <w:pPr>
            <w:pStyle w:val="Sumrio2"/>
            <w:tabs>
              <w:tab w:val="right" w:leader="dot" w:pos="9061"/>
            </w:tabs>
            <w:rPr>
              <w:rFonts w:ascii="Times New Roman" w:hAnsi="Times New Roman"/>
              <w:noProof/>
              <w:sz w:val="24"/>
              <w:szCs w:val="24"/>
            </w:rPr>
          </w:pPr>
          <w:hyperlink w:anchor="_Toc228268364" w:history="1">
            <w:r w:rsidR="009A762B" w:rsidRPr="009A5A1E">
              <w:rPr>
                <w:rStyle w:val="Hyperlink"/>
                <w:rFonts w:ascii="Times New Roman" w:hAnsi="Times New Roman"/>
                <w:noProof/>
                <w:sz w:val="24"/>
                <w:szCs w:val="24"/>
              </w:rPr>
              <w:t>2.2 AGLOMERAÇÃO E CENTRALIDADES URBANAS</w:t>
            </w:r>
            <w:r w:rsidR="009A762B" w:rsidRPr="009A5A1E">
              <w:rPr>
                <w:rFonts w:ascii="Times New Roman" w:hAnsi="Times New Roman"/>
                <w:noProof/>
                <w:webHidden/>
                <w:sz w:val="24"/>
                <w:szCs w:val="24"/>
              </w:rPr>
              <w:tab/>
            </w:r>
            <w:r w:rsidR="009A762B" w:rsidRPr="009A5A1E">
              <w:rPr>
                <w:rFonts w:ascii="Times New Roman" w:hAnsi="Times New Roman"/>
                <w:noProof/>
                <w:webHidden/>
                <w:sz w:val="24"/>
                <w:szCs w:val="24"/>
              </w:rPr>
              <w:fldChar w:fldCharType="begin"/>
            </w:r>
            <w:r w:rsidR="009A762B" w:rsidRPr="009A5A1E">
              <w:rPr>
                <w:rFonts w:ascii="Times New Roman" w:hAnsi="Times New Roman"/>
                <w:noProof/>
                <w:webHidden/>
                <w:sz w:val="24"/>
                <w:szCs w:val="24"/>
              </w:rPr>
              <w:instrText xml:space="preserve"> PAGEREF _Toc228268364 \h </w:instrText>
            </w:r>
            <w:r w:rsidR="009A762B" w:rsidRPr="009A5A1E">
              <w:rPr>
                <w:rFonts w:ascii="Times New Roman" w:hAnsi="Times New Roman"/>
                <w:noProof/>
                <w:webHidden/>
                <w:sz w:val="24"/>
                <w:szCs w:val="24"/>
              </w:rPr>
            </w:r>
            <w:r w:rsidR="009A762B" w:rsidRPr="009A5A1E">
              <w:rPr>
                <w:rFonts w:ascii="Times New Roman" w:hAnsi="Times New Roman"/>
                <w:noProof/>
                <w:webHidden/>
                <w:sz w:val="24"/>
                <w:szCs w:val="24"/>
              </w:rPr>
              <w:fldChar w:fldCharType="separate"/>
            </w:r>
            <w:r w:rsidR="00824DBE">
              <w:rPr>
                <w:rFonts w:ascii="Times New Roman" w:hAnsi="Times New Roman"/>
                <w:noProof/>
                <w:webHidden/>
                <w:sz w:val="24"/>
                <w:szCs w:val="24"/>
              </w:rPr>
              <w:t>9</w:t>
            </w:r>
            <w:r w:rsidR="009A762B" w:rsidRPr="009A5A1E">
              <w:rPr>
                <w:rFonts w:ascii="Times New Roman" w:hAnsi="Times New Roman"/>
                <w:noProof/>
                <w:webHidden/>
                <w:sz w:val="24"/>
                <w:szCs w:val="24"/>
              </w:rPr>
              <w:fldChar w:fldCharType="end"/>
            </w:r>
          </w:hyperlink>
        </w:p>
        <w:p w14:paraId="7628D743" w14:textId="367BF61A" w:rsidR="009A762B" w:rsidRPr="009A5A1E" w:rsidRDefault="00E92370">
          <w:pPr>
            <w:pStyle w:val="Sumrio2"/>
            <w:tabs>
              <w:tab w:val="right" w:leader="dot" w:pos="9061"/>
            </w:tabs>
            <w:rPr>
              <w:rFonts w:ascii="Times New Roman" w:hAnsi="Times New Roman"/>
              <w:noProof/>
              <w:sz w:val="24"/>
              <w:szCs w:val="24"/>
            </w:rPr>
          </w:pPr>
          <w:hyperlink w:anchor="_Toc228268365" w:history="1">
            <w:r w:rsidR="009A762B" w:rsidRPr="009A5A1E">
              <w:rPr>
                <w:rStyle w:val="Hyperlink"/>
                <w:rFonts w:ascii="Times New Roman" w:hAnsi="Times New Roman"/>
                <w:noProof/>
                <w:sz w:val="24"/>
                <w:szCs w:val="24"/>
              </w:rPr>
              <w:t>2.3 OCUPAÇÃO DO ESPAÇO URBANO</w:t>
            </w:r>
            <w:r w:rsidR="009A762B" w:rsidRPr="009A5A1E">
              <w:rPr>
                <w:rFonts w:ascii="Times New Roman" w:hAnsi="Times New Roman"/>
                <w:noProof/>
                <w:webHidden/>
                <w:sz w:val="24"/>
                <w:szCs w:val="24"/>
              </w:rPr>
              <w:tab/>
            </w:r>
            <w:r w:rsidR="009A762B" w:rsidRPr="009A5A1E">
              <w:rPr>
                <w:rFonts w:ascii="Times New Roman" w:hAnsi="Times New Roman"/>
                <w:noProof/>
                <w:webHidden/>
                <w:sz w:val="24"/>
                <w:szCs w:val="24"/>
              </w:rPr>
              <w:fldChar w:fldCharType="begin"/>
            </w:r>
            <w:r w:rsidR="009A762B" w:rsidRPr="009A5A1E">
              <w:rPr>
                <w:rFonts w:ascii="Times New Roman" w:hAnsi="Times New Roman"/>
                <w:noProof/>
                <w:webHidden/>
                <w:sz w:val="24"/>
                <w:szCs w:val="24"/>
              </w:rPr>
              <w:instrText xml:space="preserve"> PAGEREF _Toc228268365 \h </w:instrText>
            </w:r>
            <w:r w:rsidR="009A762B" w:rsidRPr="009A5A1E">
              <w:rPr>
                <w:rFonts w:ascii="Times New Roman" w:hAnsi="Times New Roman"/>
                <w:noProof/>
                <w:webHidden/>
                <w:sz w:val="24"/>
                <w:szCs w:val="24"/>
              </w:rPr>
            </w:r>
            <w:r w:rsidR="009A762B" w:rsidRPr="009A5A1E">
              <w:rPr>
                <w:rFonts w:ascii="Times New Roman" w:hAnsi="Times New Roman"/>
                <w:noProof/>
                <w:webHidden/>
                <w:sz w:val="24"/>
                <w:szCs w:val="24"/>
              </w:rPr>
              <w:fldChar w:fldCharType="separate"/>
            </w:r>
            <w:r w:rsidR="00824DBE">
              <w:rPr>
                <w:rFonts w:ascii="Times New Roman" w:hAnsi="Times New Roman"/>
                <w:noProof/>
                <w:webHidden/>
                <w:sz w:val="24"/>
                <w:szCs w:val="24"/>
              </w:rPr>
              <w:t>11</w:t>
            </w:r>
            <w:r w:rsidR="009A762B" w:rsidRPr="009A5A1E">
              <w:rPr>
                <w:rFonts w:ascii="Times New Roman" w:hAnsi="Times New Roman"/>
                <w:noProof/>
                <w:webHidden/>
                <w:sz w:val="24"/>
                <w:szCs w:val="24"/>
              </w:rPr>
              <w:fldChar w:fldCharType="end"/>
            </w:r>
          </w:hyperlink>
        </w:p>
        <w:p w14:paraId="17D710B7" w14:textId="0B946CB4" w:rsidR="009A762B" w:rsidRPr="009A5A1E" w:rsidRDefault="00E92370">
          <w:pPr>
            <w:pStyle w:val="Sumrio2"/>
            <w:tabs>
              <w:tab w:val="right" w:leader="dot" w:pos="9061"/>
            </w:tabs>
            <w:rPr>
              <w:rFonts w:ascii="Times New Roman" w:hAnsi="Times New Roman"/>
              <w:noProof/>
              <w:sz w:val="24"/>
              <w:szCs w:val="24"/>
            </w:rPr>
          </w:pPr>
          <w:hyperlink w:anchor="_Toc228268366" w:history="1">
            <w:r w:rsidR="009A762B" w:rsidRPr="009A5A1E">
              <w:rPr>
                <w:rStyle w:val="Hyperlink"/>
                <w:rFonts w:ascii="Times New Roman" w:hAnsi="Times New Roman"/>
                <w:noProof/>
                <w:sz w:val="24"/>
                <w:szCs w:val="24"/>
              </w:rPr>
              <w:t>2.4 ECONOMIA NOTURNA COMO ÁREA DA ECONOMIA URBANA</w:t>
            </w:r>
            <w:r w:rsidR="009A762B" w:rsidRPr="009A5A1E">
              <w:rPr>
                <w:rFonts w:ascii="Times New Roman" w:hAnsi="Times New Roman"/>
                <w:noProof/>
                <w:webHidden/>
                <w:sz w:val="24"/>
                <w:szCs w:val="24"/>
              </w:rPr>
              <w:tab/>
            </w:r>
            <w:r w:rsidR="009A762B" w:rsidRPr="009A5A1E">
              <w:rPr>
                <w:rFonts w:ascii="Times New Roman" w:hAnsi="Times New Roman"/>
                <w:noProof/>
                <w:webHidden/>
                <w:sz w:val="24"/>
                <w:szCs w:val="24"/>
              </w:rPr>
              <w:fldChar w:fldCharType="begin"/>
            </w:r>
            <w:r w:rsidR="009A762B" w:rsidRPr="009A5A1E">
              <w:rPr>
                <w:rFonts w:ascii="Times New Roman" w:hAnsi="Times New Roman"/>
                <w:noProof/>
                <w:webHidden/>
                <w:sz w:val="24"/>
                <w:szCs w:val="24"/>
              </w:rPr>
              <w:instrText xml:space="preserve"> PAGEREF _Toc228268366 \h </w:instrText>
            </w:r>
            <w:r w:rsidR="009A762B" w:rsidRPr="009A5A1E">
              <w:rPr>
                <w:rFonts w:ascii="Times New Roman" w:hAnsi="Times New Roman"/>
                <w:noProof/>
                <w:webHidden/>
                <w:sz w:val="24"/>
                <w:szCs w:val="24"/>
              </w:rPr>
            </w:r>
            <w:r w:rsidR="009A762B" w:rsidRPr="009A5A1E">
              <w:rPr>
                <w:rFonts w:ascii="Times New Roman" w:hAnsi="Times New Roman"/>
                <w:noProof/>
                <w:webHidden/>
                <w:sz w:val="24"/>
                <w:szCs w:val="24"/>
              </w:rPr>
              <w:fldChar w:fldCharType="separate"/>
            </w:r>
            <w:r w:rsidR="00824DBE">
              <w:rPr>
                <w:rFonts w:ascii="Times New Roman" w:hAnsi="Times New Roman"/>
                <w:noProof/>
                <w:webHidden/>
                <w:sz w:val="24"/>
                <w:szCs w:val="24"/>
              </w:rPr>
              <w:t>13</w:t>
            </w:r>
            <w:r w:rsidR="009A762B" w:rsidRPr="009A5A1E">
              <w:rPr>
                <w:rFonts w:ascii="Times New Roman" w:hAnsi="Times New Roman"/>
                <w:noProof/>
                <w:webHidden/>
                <w:sz w:val="24"/>
                <w:szCs w:val="24"/>
              </w:rPr>
              <w:fldChar w:fldCharType="end"/>
            </w:r>
          </w:hyperlink>
        </w:p>
        <w:p w14:paraId="30A8FB32" w14:textId="7E24A955" w:rsidR="009A762B" w:rsidRPr="009A5A1E" w:rsidRDefault="00E92370">
          <w:pPr>
            <w:pStyle w:val="Sumrio2"/>
            <w:tabs>
              <w:tab w:val="right" w:leader="dot" w:pos="9061"/>
            </w:tabs>
            <w:rPr>
              <w:rFonts w:ascii="Times New Roman" w:hAnsi="Times New Roman"/>
              <w:noProof/>
              <w:sz w:val="24"/>
              <w:szCs w:val="24"/>
            </w:rPr>
          </w:pPr>
          <w:hyperlink w:anchor="_Toc228268367" w:history="1">
            <w:r w:rsidR="009A762B" w:rsidRPr="009A5A1E">
              <w:rPr>
                <w:rStyle w:val="Hyperlink"/>
                <w:rFonts w:ascii="Times New Roman" w:hAnsi="Times New Roman"/>
                <w:noProof/>
                <w:sz w:val="24"/>
                <w:szCs w:val="24"/>
              </w:rPr>
              <w:t>2.5 RELAÇÃO ENTRE A VIDA NOTURNA E O DESENVOLVIMENTO HUMANO</w:t>
            </w:r>
            <w:r w:rsidR="009A762B" w:rsidRPr="009A5A1E">
              <w:rPr>
                <w:rFonts w:ascii="Times New Roman" w:hAnsi="Times New Roman"/>
                <w:noProof/>
                <w:webHidden/>
                <w:sz w:val="24"/>
                <w:szCs w:val="24"/>
              </w:rPr>
              <w:tab/>
            </w:r>
            <w:r w:rsidR="009A762B" w:rsidRPr="009A5A1E">
              <w:rPr>
                <w:rFonts w:ascii="Times New Roman" w:hAnsi="Times New Roman"/>
                <w:noProof/>
                <w:webHidden/>
                <w:sz w:val="24"/>
                <w:szCs w:val="24"/>
              </w:rPr>
              <w:fldChar w:fldCharType="begin"/>
            </w:r>
            <w:r w:rsidR="009A762B" w:rsidRPr="009A5A1E">
              <w:rPr>
                <w:rFonts w:ascii="Times New Roman" w:hAnsi="Times New Roman"/>
                <w:noProof/>
                <w:webHidden/>
                <w:sz w:val="24"/>
                <w:szCs w:val="24"/>
              </w:rPr>
              <w:instrText xml:space="preserve"> PAGEREF _Toc228268367 \h </w:instrText>
            </w:r>
            <w:r w:rsidR="009A762B" w:rsidRPr="009A5A1E">
              <w:rPr>
                <w:rFonts w:ascii="Times New Roman" w:hAnsi="Times New Roman"/>
                <w:noProof/>
                <w:webHidden/>
                <w:sz w:val="24"/>
                <w:szCs w:val="24"/>
              </w:rPr>
            </w:r>
            <w:r w:rsidR="009A762B" w:rsidRPr="009A5A1E">
              <w:rPr>
                <w:rFonts w:ascii="Times New Roman" w:hAnsi="Times New Roman"/>
                <w:noProof/>
                <w:webHidden/>
                <w:sz w:val="24"/>
                <w:szCs w:val="24"/>
              </w:rPr>
              <w:fldChar w:fldCharType="separate"/>
            </w:r>
            <w:r w:rsidR="00824DBE">
              <w:rPr>
                <w:rFonts w:ascii="Times New Roman" w:hAnsi="Times New Roman"/>
                <w:noProof/>
                <w:webHidden/>
                <w:sz w:val="24"/>
                <w:szCs w:val="24"/>
              </w:rPr>
              <w:t>15</w:t>
            </w:r>
            <w:r w:rsidR="009A762B" w:rsidRPr="009A5A1E">
              <w:rPr>
                <w:rFonts w:ascii="Times New Roman" w:hAnsi="Times New Roman"/>
                <w:noProof/>
                <w:webHidden/>
                <w:sz w:val="24"/>
                <w:szCs w:val="24"/>
              </w:rPr>
              <w:fldChar w:fldCharType="end"/>
            </w:r>
          </w:hyperlink>
        </w:p>
        <w:p w14:paraId="5DB98846" w14:textId="30DF9132" w:rsidR="009A762B" w:rsidRPr="009A5A1E" w:rsidRDefault="00E92370">
          <w:pPr>
            <w:pStyle w:val="Sumrio2"/>
            <w:tabs>
              <w:tab w:val="right" w:leader="dot" w:pos="9061"/>
            </w:tabs>
            <w:rPr>
              <w:rFonts w:ascii="Times New Roman" w:hAnsi="Times New Roman"/>
              <w:noProof/>
              <w:sz w:val="24"/>
              <w:szCs w:val="24"/>
            </w:rPr>
          </w:pPr>
          <w:hyperlink w:anchor="_Toc228268368" w:history="1">
            <w:r w:rsidR="009A762B" w:rsidRPr="009A5A1E">
              <w:rPr>
                <w:rStyle w:val="Hyperlink"/>
                <w:rFonts w:ascii="Times New Roman" w:hAnsi="Times New Roman"/>
                <w:noProof/>
                <w:sz w:val="24"/>
                <w:szCs w:val="24"/>
              </w:rPr>
              <w:t>2.6 DESIGUALDADES SOCIOESPACIAIS E GOVERNANÇA DA ECONOMIA NOTURNA</w:t>
            </w:r>
            <w:r w:rsidR="009A762B" w:rsidRPr="009A5A1E">
              <w:rPr>
                <w:rFonts w:ascii="Times New Roman" w:hAnsi="Times New Roman"/>
                <w:noProof/>
                <w:webHidden/>
                <w:sz w:val="24"/>
                <w:szCs w:val="24"/>
              </w:rPr>
              <w:tab/>
            </w:r>
            <w:r w:rsidR="009A762B" w:rsidRPr="009A5A1E">
              <w:rPr>
                <w:rFonts w:ascii="Times New Roman" w:hAnsi="Times New Roman"/>
                <w:noProof/>
                <w:webHidden/>
                <w:sz w:val="24"/>
                <w:szCs w:val="24"/>
              </w:rPr>
              <w:fldChar w:fldCharType="begin"/>
            </w:r>
            <w:r w:rsidR="009A762B" w:rsidRPr="009A5A1E">
              <w:rPr>
                <w:rFonts w:ascii="Times New Roman" w:hAnsi="Times New Roman"/>
                <w:noProof/>
                <w:webHidden/>
                <w:sz w:val="24"/>
                <w:szCs w:val="24"/>
              </w:rPr>
              <w:instrText xml:space="preserve"> PAGEREF _Toc228268368 \h </w:instrText>
            </w:r>
            <w:r w:rsidR="009A762B" w:rsidRPr="009A5A1E">
              <w:rPr>
                <w:rFonts w:ascii="Times New Roman" w:hAnsi="Times New Roman"/>
                <w:noProof/>
                <w:webHidden/>
                <w:sz w:val="24"/>
                <w:szCs w:val="24"/>
              </w:rPr>
            </w:r>
            <w:r w:rsidR="009A762B" w:rsidRPr="009A5A1E">
              <w:rPr>
                <w:rFonts w:ascii="Times New Roman" w:hAnsi="Times New Roman"/>
                <w:noProof/>
                <w:webHidden/>
                <w:sz w:val="24"/>
                <w:szCs w:val="24"/>
              </w:rPr>
              <w:fldChar w:fldCharType="separate"/>
            </w:r>
            <w:r w:rsidR="00824DBE">
              <w:rPr>
                <w:rFonts w:ascii="Times New Roman" w:hAnsi="Times New Roman"/>
                <w:noProof/>
                <w:webHidden/>
                <w:sz w:val="24"/>
                <w:szCs w:val="24"/>
              </w:rPr>
              <w:t>16</w:t>
            </w:r>
            <w:r w:rsidR="009A762B" w:rsidRPr="009A5A1E">
              <w:rPr>
                <w:rFonts w:ascii="Times New Roman" w:hAnsi="Times New Roman"/>
                <w:noProof/>
                <w:webHidden/>
                <w:sz w:val="24"/>
                <w:szCs w:val="24"/>
              </w:rPr>
              <w:fldChar w:fldCharType="end"/>
            </w:r>
          </w:hyperlink>
        </w:p>
        <w:p w14:paraId="31ADE0D6" w14:textId="547AA57C" w:rsidR="009A762B" w:rsidRPr="009A5A1E" w:rsidRDefault="00E92370" w:rsidP="009A5A1E">
          <w:pPr>
            <w:pStyle w:val="Sumrio1"/>
            <w:rPr>
              <w:noProof/>
            </w:rPr>
          </w:pPr>
          <w:hyperlink w:anchor="_Toc228268369" w:history="1">
            <w:r w:rsidR="009A762B" w:rsidRPr="009A5A1E">
              <w:rPr>
                <w:rStyle w:val="Hyperlink"/>
                <w:rFonts w:eastAsia="Times New Roman"/>
                <w:b/>
                <w:bCs/>
                <w:noProof/>
              </w:rPr>
              <w:t>3 PORTO ALEGRE: URBANIZAÇÃO, VIDA NOTURNA E GOVERNANÇA</w:t>
            </w:r>
            <w:r w:rsidR="009A762B" w:rsidRPr="009A5A1E">
              <w:rPr>
                <w:noProof/>
                <w:webHidden/>
              </w:rPr>
              <w:tab/>
            </w:r>
            <w:r w:rsidR="009A762B" w:rsidRPr="009A5A1E">
              <w:rPr>
                <w:noProof/>
                <w:webHidden/>
              </w:rPr>
              <w:fldChar w:fldCharType="begin"/>
            </w:r>
            <w:r w:rsidR="009A762B" w:rsidRPr="009A5A1E">
              <w:rPr>
                <w:noProof/>
                <w:webHidden/>
              </w:rPr>
              <w:instrText xml:space="preserve"> PAGEREF _Toc228268369 \h </w:instrText>
            </w:r>
            <w:r w:rsidR="009A762B" w:rsidRPr="009A5A1E">
              <w:rPr>
                <w:noProof/>
                <w:webHidden/>
              </w:rPr>
            </w:r>
            <w:r w:rsidR="009A762B" w:rsidRPr="009A5A1E">
              <w:rPr>
                <w:noProof/>
                <w:webHidden/>
              </w:rPr>
              <w:fldChar w:fldCharType="separate"/>
            </w:r>
            <w:r w:rsidR="00824DBE">
              <w:rPr>
                <w:noProof/>
                <w:webHidden/>
              </w:rPr>
              <w:t>18</w:t>
            </w:r>
            <w:r w:rsidR="009A762B" w:rsidRPr="009A5A1E">
              <w:rPr>
                <w:noProof/>
                <w:webHidden/>
              </w:rPr>
              <w:fldChar w:fldCharType="end"/>
            </w:r>
          </w:hyperlink>
        </w:p>
        <w:p w14:paraId="769751CC" w14:textId="346495B7" w:rsidR="009A762B" w:rsidRPr="009A5A1E" w:rsidRDefault="00E92370">
          <w:pPr>
            <w:pStyle w:val="Sumrio2"/>
            <w:tabs>
              <w:tab w:val="left" w:pos="5021"/>
              <w:tab w:val="right" w:leader="dot" w:pos="9061"/>
            </w:tabs>
            <w:rPr>
              <w:rFonts w:ascii="Times New Roman" w:hAnsi="Times New Roman"/>
              <w:noProof/>
              <w:sz w:val="24"/>
              <w:szCs w:val="24"/>
            </w:rPr>
          </w:pPr>
          <w:hyperlink w:anchor="_Toc228268370" w:history="1">
            <w:r w:rsidR="009A762B" w:rsidRPr="009A5A1E">
              <w:rPr>
                <w:rStyle w:val="Hyperlink"/>
                <w:rFonts w:ascii="Times New Roman" w:hAnsi="Times New Roman"/>
                <w:noProof/>
                <w:sz w:val="24"/>
                <w:szCs w:val="24"/>
              </w:rPr>
              <w:t>3.1 HISTÓRIA DA URBANIZAÇÃO DE PORTO ALEGRE</w:t>
            </w:r>
            <w:r w:rsidR="009A762B" w:rsidRPr="009A5A1E">
              <w:rPr>
                <w:rFonts w:ascii="Times New Roman" w:hAnsi="Times New Roman"/>
                <w:noProof/>
                <w:sz w:val="24"/>
                <w:szCs w:val="24"/>
              </w:rPr>
              <w:tab/>
            </w:r>
            <w:r w:rsidR="009A762B" w:rsidRPr="009A5A1E">
              <w:rPr>
                <w:rFonts w:ascii="Times New Roman" w:hAnsi="Times New Roman"/>
                <w:noProof/>
                <w:webHidden/>
                <w:sz w:val="24"/>
                <w:szCs w:val="24"/>
              </w:rPr>
              <w:fldChar w:fldCharType="begin"/>
            </w:r>
            <w:r w:rsidR="009A762B" w:rsidRPr="009A5A1E">
              <w:rPr>
                <w:rFonts w:ascii="Times New Roman" w:hAnsi="Times New Roman"/>
                <w:noProof/>
                <w:webHidden/>
                <w:sz w:val="24"/>
                <w:szCs w:val="24"/>
              </w:rPr>
              <w:instrText xml:space="preserve"> PAGEREF _Toc228268370 \h </w:instrText>
            </w:r>
            <w:r w:rsidR="009A762B" w:rsidRPr="009A5A1E">
              <w:rPr>
                <w:rFonts w:ascii="Times New Roman" w:hAnsi="Times New Roman"/>
                <w:noProof/>
                <w:webHidden/>
                <w:sz w:val="24"/>
                <w:szCs w:val="24"/>
              </w:rPr>
            </w:r>
            <w:r w:rsidR="009A762B" w:rsidRPr="009A5A1E">
              <w:rPr>
                <w:rFonts w:ascii="Times New Roman" w:hAnsi="Times New Roman"/>
                <w:noProof/>
                <w:webHidden/>
                <w:sz w:val="24"/>
                <w:szCs w:val="24"/>
              </w:rPr>
              <w:fldChar w:fldCharType="separate"/>
            </w:r>
            <w:r w:rsidR="00824DBE">
              <w:rPr>
                <w:rFonts w:ascii="Times New Roman" w:hAnsi="Times New Roman"/>
                <w:noProof/>
                <w:webHidden/>
                <w:sz w:val="24"/>
                <w:szCs w:val="24"/>
              </w:rPr>
              <w:t>18</w:t>
            </w:r>
            <w:r w:rsidR="009A762B" w:rsidRPr="009A5A1E">
              <w:rPr>
                <w:rFonts w:ascii="Times New Roman" w:hAnsi="Times New Roman"/>
                <w:noProof/>
                <w:webHidden/>
                <w:sz w:val="24"/>
                <w:szCs w:val="24"/>
              </w:rPr>
              <w:fldChar w:fldCharType="end"/>
            </w:r>
          </w:hyperlink>
        </w:p>
        <w:p w14:paraId="2629FA12" w14:textId="012D881D" w:rsidR="009A762B" w:rsidRPr="009A5A1E" w:rsidRDefault="00E92370">
          <w:pPr>
            <w:pStyle w:val="Sumrio2"/>
            <w:tabs>
              <w:tab w:val="right" w:leader="dot" w:pos="9061"/>
            </w:tabs>
            <w:rPr>
              <w:rFonts w:ascii="Times New Roman" w:hAnsi="Times New Roman"/>
              <w:noProof/>
              <w:sz w:val="24"/>
              <w:szCs w:val="24"/>
            </w:rPr>
          </w:pPr>
          <w:hyperlink w:anchor="_Toc228268371" w:history="1">
            <w:r w:rsidR="009A762B" w:rsidRPr="009A5A1E">
              <w:rPr>
                <w:rStyle w:val="Hyperlink"/>
                <w:rFonts w:ascii="Times New Roman" w:hAnsi="Times New Roman"/>
                <w:noProof/>
                <w:sz w:val="24"/>
                <w:szCs w:val="24"/>
              </w:rPr>
              <w:t>3.2 VIDA NOTURNA PORTO ALEGRENSE</w:t>
            </w:r>
            <w:r w:rsidR="009A762B" w:rsidRPr="009A5A1E">
              <w:rPr>
                <w:rFonts w:ascii="Times New Roman" w:hAnsi="Times New Roman"/>
                <w:noProof/>
                <w:webHidden/>
                <w:sz w:val="24"/>
                <w:szCs w:val="24"/>
              </w:rPr>
              <w:tab/>
            </w:r>
            <w:r w:rsidR="009A762B" w:rsidRPr="009A5A1E">
              <w:rPr>
                <w:rFonts w:ascii="Times New Roman" w:hAnsi="Times New Roman"/>
                <w:noProof/>
                <w:webHidden/>
                <w:sz w:val="24"/>
                <w:szCs w:val="24"/>
              </w:rPr>
              <w:fldChar w:fldCharType="begin"/>
            </w:r>
            <w:r w:rsidR="009A762B" w:rsidRPr="009A5A1E">
              <w:rPr>
                <w:rFonts w:ascii="Times New Roman" w:hAnsi="Times New Roman"/>
                <w:noProof/>
                <w:webHidden/>
                <w:sz w:val="24"/>
                <w:szCs w:val="24"/>
              </w:rPr>
              <w:instrText xml:space="preserve"> PAGEREF _Toc228268371 \h </w:instrText>
            </w:r>
            <w:r w:rsidR="009A762B" w:rsidRPr="009A5A1E">
              <w:rPr>
                <w:rFonts w:ascii="Times New Roman" w:hAnsi="Times New Roman"/>
                <w:noProof/>
                <w:webHidden/>
                <w:sz w:val="24"/>
                <w:szCs w:val="24"/>
              </w:rPr>
            </w:r>
            <w:r w:rsidR="009A762B" w:rsidRPr="009A5A1E">
              <w:rPr>
                <w:rFonts w:ascii="Times New Roman" w:hAnsi="Times New Roman"/>
                <w:noProof/>
                <w:webHidden/>
                <w:sz w:val="24"/>
                <w:szCs w:val="24"/>
              </w:rPr>
              <w:fldChar w:fldCharType="separate"/>
            </w:r>
            <w:r w:rsidR="00824DBE">
              <w:rPr>
                <w:rFonts w:ascii="Times New Roman" w:hAnsi="Times New Roman"/>
                <w:noProof/>
                <w:webHidden/>
                <w:sz w:val="24"/>
                <w:szCs w:val="24"/>
              </w:rPr>
              <w:t>20</w:t>
            </w:r>
            <w:r w:rsidR="009A762B" w:rsidRPr="009A5A1E">
              <w:rPr>
                <w:rFonts w:ascii="Times New Roman" w:hAnsi="Times New Roman"/>
                <w:noProof/>
                <w:webHidden/>
                <w:sz w:val="24"/>
                <w:szCs w:val="24"/>
              </w:rPr>
              <w:fldChar w:fldCharType="end"/>
            </w:r>
          </w:hyperlink>
        </w:p>
        <w:p w14:paraId="336B3ADD" w14:textId="5C06196C" w:rsidR="009A762B" w:rsidRPr="009A5A1E" w:rsidRDefault="00E92370">
          <w:pPr>
            <w:pStyle w:val="Sumrio2"/>
            <w:tabs>
              <w:tab w:val="right" w:leader="dot" w:pos="9061"/>
            </w:tabs>
            <w:rPr>
              <w:rFonts w:ascii="Times New Roman" w:hAnsi="Times New Roman"/>
              <w:noProof/>
              <w:sz w:val="24"/>
              <w:szCs w:val="24"/>
            </w:rPr>
          </w:pPr>
          <w:hyperlink w:anchor="_Toc228268372" w:history="1">
            <w:r w:rsidR="009A762B" w:rsidRPr="009A5A1E">
              <w:rPr>
                <w:rStyle w:val="Hyperlink"/>
                <w:rFonts w:ascii="Times New Roman" w:hAnsi="Times New Roman"/>
                <w:noProof/>
                <w:sz w:val="24"/>
                <w:szCs w:val="24"/>
              </w:rPr>
              <w:t xml:space="preserve">3.3 REGULAÇÃO E GOVERNANÇA DA ECONOMIA NOTURNA </w:t>
            </w:r>
            <w:r w:rsidR="009A762B" w:rsidRPr="009A5A1E">
              <w:rPr>
                <w:rFonts w:ascii="Times New Roman" w:hAnsi="Times New Roman"/>
                <w:noProof/>
                <w:webHidden/>
                <w:sz w:val="24"/>
                <w:szCs w:val="24"/>
              </w:rPr>
              <w:tab/>
            </w:r>
            <w:r w:rsidR="009A762B" w:rsidRPr="009A5A1E">
              <w:rPr>
                <w:rFonts w:ascii="Times New Roman" w:hAnsi="Times New Roman"/>
                <w:noProof/>
                <w:webHidden/>
                <w:sz w:val="24"/>
                <w:szCs w:val="24"/>
              </w:rPr>
              <w:fldChar w:fldCharType="begin"/>
            </w:r>
            <w:r w:rsidR="009A762B" w:rsidRPr="009A5A1E">
              <w:rPr>
                <w:rFonts w:ascii="Times New Roman" w:hAnsi="Times New Roman"/>
                <w:noProof/>
                <w:webHidden/>
                <w:sz w:val="24"/>
                <w:szCs w:val="24"/>
              </w:rPr>
              <w:instrText xml:space="preserve"> PAGEREF _Toc228268372 \h </w:instrText>
            </w:r>
            <w:r w:rsidR="009A762B" w:rsidRPr="009A5A1E">
              <w:rPr>
                <w:rFonts w:ascii="Times New Roman" w:hAnsi="Times New Roman"/>
                <w:noProof/>
                <w:webHidden/>
                <w:sz w:val="24"/>
                <w:szCs w:val="24"/>
              </w:rPr>
            </w:r>
            <w:r w:rsidR="009A762B" w:rsidRPr="009A5A1E">
              <w:rPr>
                <w:rFonts w:ascii="Times New Roman" w:hAnsi="Times New Roman"/>
                <w:noProof/>
                <w:webHidden/>
                <w:sz w:val="24"/>
                <w:szCs w:val="24"/>
              </w:rPr>
              <w:fldChar w:fldCharType="separate"/>
            </w:r>
            <w:r w:rsidR="00824DBE">
              <w:rPr>
                <w:rFonts w:ascii="Times New Roman" w:hAnsi="Times New Roman"/>
                <w:noProof/>
                <w:webHidden/>
                <w:sz w:val="24"/>
                <w:szCs w:val="24"/>
              </w:rPr>
              <w:t>27</w:t>
            </w:r>
            <w:r w:rsidR="009A762B" w:rsidRPr="009A5A1E">
              <w:rPr>
                <w:rFonts w:ascii="Times New Roman" w:hAnsi="Times New Roman"/>
                <w:noProof/>
                <w:webHidden/>
                <w:sz w:val="24"/>
                <w:szCs w:val="24"/>
              </w:rPr>
              <w:fldChar w:fldCharType="end"/>
            </w:r>
          </w:hyperlink>
        </w:p>
        <w:p w14:paraId="33BDFE36" w14:textId="36CA6BCE" w:rsidR="009A762B" w:rsidRPr="009A5A1E" w:rsidRDefault="00E92370" w:rsidP="009A5A1E">
          <w:pPr>
            <w:pStyle w:val="Sumrio1"/>
            <w:rPr>
              <w:noProof/>
            </w:rPr>
          </w:pPr>
          <w:hyperlink w:anchor="_Toc228268373" w:history="1">
            <w:r w:rsidR="009A762B" w:rsidRPr="009A5A1E">
              <w:rPr>
                <w:rStyle w:val="Hyperlink"/>
                <w:rFonts w:eastAsia="Times New Roman"/>
                <w:b/>
                <w:bCs/>
                <w:noProof/>
              </w:rPr>
              <w:t>4 METODOLOGIA</w:t>
            </w:r>
            <w:r w:rsidR="009A762B" w:rsidRPr="009A5A1E">
              <w:rPr>
                <w:noProof/>
                <w:webHidden/>
              </w:rPr>
              <w:tab/>
            </w:r>
            <w:r w:rsidR="009A762B" w:rsidRPr="009A5A1E">
              <w:rPr>
                <w:noProof/>
                <w:webHidden/>
              </w:rPr>
              <w:fldChar w:fldCharType="begin"/>
            </w:r>
            <w:r w:rsidR="009A762B" w:rsidRPr="009A5A1E">
              <w:rPr>
                <w:noProof/>
                <w:webHidden/>
              </w:rPr>
              <w:instrText xml:space="preserve"> PAGEREF _Toc228268373 \h </w:instrText>
            </w:r>
            <w:r w:rsidR="009A762B" w:rsidRPr="009A5A1E">
              <w:rPr>
                <w:noProof/>
                <w:webHidden/>
              </w:rPr>
            </w:r>
            <w:r w:rsidR="009A762B" w:rsidRPr="009A5A1E">
              <w:rPr>
                <w:noProof/>
                <w:webHidden/>
              </w:rPr>
              <w:fldChar w:fldCharType="separate"/>
            </w:r>
            <w:r w:rsidR="00824DBE">
              <w:rPr>
                <w:noProof/>
                <w:webHidden/>
              </w:rPr>
              <w:t>30</w:t>
            </w:r>
            <w:r w:rsidR="009A762B" w:rsidRPr="009A5A1E">
              <w:rPr>
                <w:noProof/>
                <w:webHidden/>
              </w:rPr>
              <w:fldChar w:fldCharType="end"/>
            </w:r>
          </w:hyperlink>
        </w:p>
        <w:p w14:paraId="1ACE33DD" w14:textId="0A1C041F" w:rsidR="009A762B" w:rsidRPr="009A5A1E" w:rsidRDefault="00E92370">
          <w:pPr>
            <w:pStyle w:val="Sumrio2"/>
            <w:tabs>
              <w:tab w:val="right" w:leader="dot" w:pos="9061"/>
            </w:tabs>
            <w:rPr>
              <w:rFonts w:ascii="Times New Roman" w:hAnsi="Times New Roman"/>
              <w:noProof/>
              <w:sz w:val="24"/>
              <w:szCs w:val="24"/>
            </w:rPr>
          </w:pPr>
          <w:hyperlink w:anchor="_Toc228268374" w:history="1">
            <w:r w:rsidR="009A762B" w:rsidRPr="009A5A1E">
              <w:rPr>
                <w:rStyle w:val="Hyperlink"/>
                <w:rFonts w:ascii="Times New Roman" w:hAnsi="Times New Roman"/>
                <w:noProof/>
                <w:sz w:val="24"/>
                <w:szCs w:val="24"/>
              </w:rPr>
              <w:t>4.1 MODELO DE EFEITOS FIXOS</w:t>
            </w:r>
            <w:r w:rsidR="009A762B" w:rsidRPr="009A5A1E">
              <w:rPr>
                <w:rFonts w:ascii="Times New Roman" w:hAnsi="Times New Roman"/>
                <w:noProof/>
                <w:webHidden/>
                <w:sz w:val="24"/>
                <w:szCs w:val="24"/>
              </w:rPr>
              <w:tab/>
            </w:r>
            <w:r w:rsidR="009A762B" w:rsidRPr="009A5A1E">
              <w:rPr>
                <w:rFonts w:ascii="Times New Roman" w:hAnsi="Times New Roman"/>
                <w:noProof/>
                <w:webHidden/>
                <w:sz w:val="24"/>
                <w:szCs w:val="24"/>
              </w:rPr>
              <w:fldChar w:fldCharType="begin"/>
            </w:r>
            <w:r w:rsidR="009A762B" w:rsidRPr="009A5A1E">
              <w:rPr>
                <w:rFonts w:ascii="Times New Roman" w:hAnsi="Times New Roman"/>
                <w:noProof/>
                <w:webHidden/>
                <w:sz w:val="24"/>
                <w:szCs w:val="24"/>
              </w:rPr>
              <w:instrText xml:space="preserve"> PAGEREF _Toc228268374 \h </w:instrText>
            </w:r>
            <w:r w:rsidR="009A762B" w:rsidRPr="009A5A1E">
              <w:rPr>
                <w:rFonts w:ascii="Times New Roman" w:hAnsi="Times New Roman"/>
                <w:noProof/>
                <w:webHidden/>
                <w:sz w:val="24"/>
                <w:szCs w:val="24"/>
              </w:rPr>
            </w:r>
            <w:r w:rsidR="009A762B" w:rsidRPr="009A5A1E">
              <w:rPr>
                <w:rFonts w:ascii="Times New Roman" w:hAnsi="Times New Roman"/>
                <w:noProof/>
                <w:webHidden/>
                <w:sz w:val="24"/>
                <w:szCs w:val="24"/>
              </w:rPr>
              <w:fldChar w:fldCharType="separate"/>
            </w:r>
            <w:r w:rsidR="00824DBE">
              <w:rPr>
                <w:rFonts w:ascii="Times New Roman" w:hAnsi="Times New Roman"/>
                <w:noProof/>
                <w:webHidden/>
                <w:sz w:val="24"/>
                <w:szCs w:val="24"/>
              </w:rPr>
              <w:t>30</w:t>
            </w:r>
            <w:r w:rsidR="009A762B" w:rsidRPr="009A5A1E">
              <w:rPr>
                <w:rFonts w:ascii="Times New Roman" w:hAnsi="Times New Roman"/>
                <w:noProof/>
                <w:webHidden/>
                <w:sz w:val="24"/>
                <w:szCs w:val="24"/>
              </w:rPr>
              <w:fldChar w:fldCharType="end"/>
            </w:r>
          </w:hyperlink>
        </w:p>
        <w:p w14:paraId="73A85B61" w14:textId="39A8C7C1" w:rsidR="009A762B" w:rsidRPr="009A5A1E" w:rsidRDefault="00E92370">
          <w:pPr>
            <w:pStyle w:val="Sumrio2"/>
            <w:tabs>
              <w:tab w:val="right" w:leader="dot" w:pos="9061"/>
            </w:tabs>
            <w:rPr>
              <w:rFonts w:ascii="Times New Roman" w:hAnsi="Times New Roman"/>
              <w:noProof/>
              <w:sz w:val="24"/>
              <w:szCs w:val="24"/>
            </w:rPr>
          </w:pPr>
          <w:hyperlink w:anchor="_Toc228268375" w:history="1">
            <w:r w:rsidR="009A762B" w:rsidRPr="009A5A1E">
              <w:rPr>
                <w:rStyle w:val="Hyperlink"/>
                <w:rFonts w:ascii="Times New Roman" w:hAnsi="Times New Roman"/>
                <w:noProof/>
                <w:sz w:val="24"/>
                <w:szCs w:val="24"/>
              </w:rPr>
              <w:t xml:space="preserve">4.2 COLETA E TRATAMENTO DOS DADOS </w:t>
            </w:r>
            <w:r w:rsidR="009A762B" w:rsidRPr="009A5A1E">
              <w:rPr>
                <w:rFonts w:ascii="Times New Roman" w:hAnsi="Times New Roman"/>
                <w:noProof/>
                <w:webHidden/>
                <w:sz w:val="24"/>
                <w:szCs w:val="24"/>
              </w:rPr>
              <w:tab/>
            </w:r>
            <w:r w:rsidR="009A762B" w:rsidRPr="009A5A1E">
              <w:rPr>
                <w:rFonts w:ascii="Times New Roman" w:hAnsi="Times New Roman"/>
                <w:noProof/>
                <w:webHidden/>
                <w:sz w:val="24"/>
                <w:szCs w:val="24"/>
              </w:rPr>
              <w:fldChar w:fldCharType="begin"/>
            </w:r>
            <w:r w:rsidR="009A762B" w:rsidRPr="009A5A1E">
              <w:rPr>
                <w:rFonts w:ascii="Times New Roman" w:hAnsi="Times New Roman"/>
                <w:noProof/>
                <w:webHidden/>
                <w:sz w:val="24"/>
                <w:szCs w:val="24"/>
              </w:rPr>
              <w:instrText xml:space="preserve"> PAGEREF _Toc228268375 \h </w:instrText>
            </w:r>
            <w:r w:rsidR="009A762B" w:rsidRPr="009A5A1E">
              <w:rPr>
                <w:rFonts w:ascii="Times New Roman" w:hAnsi="Times New Roman"/>
                <w:noProof/>
                <w:webHidden/>
                <w:sz w:val="24"/>
                <w:szCs w:val="24"/>
              </w:rPr>
            </w:r>
            <w:r w:rsidR="009A762B" w:rsidRPr="009A5A1E">
              <w:rPr>
                <w:rFonts w:ascii="Times New Roman" w:hAnsi="Times New Roman"/>
                <w:noProof/>
                <w:webHidden/>
                <w:sz w:val="24"/>
                <w:szCs w:val="24"/>
              </w:rPr>
              <w:fldChar w:fldCharType="separate"/>
            </w:r>
            <w:r w:rsidR="00824DBE">
              <w:rPr>
                <w:rFonts w:ascii="Times New Roman" w:hAnsi="Times New Roman"/>
                <w:noProof/>
                <w:webHidden/>
                <w:sz w:val="24"/>
                <w:szCs w:val="24"/>
              </w:rPr>
              <w:t>32</w:t>
            </w:r>
            <w:r w:rsidR="009A762B" w:rsidRPr="009A5A1E">
              <w:rPr>
                <w:rFonts w:ascii="Times New Roman" w:hAnsi="Times New Roman"/>
                <w:noProof/>
                <w:webHidden/>
                <w:sz w:val="24"/>
                <w:szCs w:val="24"/>
              </w:rPr>
              <w:fldChar w:fldCharType="end"/>
            </w:r>
          </w:hyperlink>
        </w:p>
        <w:p w14:paraId="1CC69DFD" w14:textId="66962837" w:rsidR="009A762B" w:rsidRPr="009A5A1E" w:rsidRDefault="00E92370">
          <w:pPr>
            <w:pStyle w:val="Sumrio2"/>
            <w:tabs>
              <w:tab w:val="right" w:leader="dot" w:pos="9061"/>
            </w:tabs>
            <w:rPr>
              <w:rFonts w:ascii="Times New Roman" w:hAnsi="Times New Roman"/>
              <w:noProof/>
              <w:sz w:val="24"/>
              <w:szCs w:val="24"/>
            </w:rPr>
          </w:pPr>
          <w:hyperlink w:anchor="_Toc228268376" w:history="1">
            <w:r w:rsidR="009A762B" w:rsidRPr="009A5A1E">
              <w:rPr>
                <w:rStyle w:val="Hyperlink"/>
                <w:rFonts w:ascii="Times New Roman" w:hAnsi="Times New Roman"/>
                <w:noProof/>
                <w:sz w:val="24"/>
                <w:szCs w:val="24"/>
              </w:rPr>
              <w:t>4.3 LIMITAÇÕES</w:t>
            </w:r>
            <w:r w:rsidR="009A762B" w:rsidRPr="009A5A1E">
              <w:rPr>
                <w:rFonts w:ascii="Times New Roman" w:hAnsi="Times New Roman"/>
                <w:noProof/>
                <w:webHidden/>
                <w:sz w:val="24"/>
                <w:szCs w:val="24"/>
              </w:rPr>
              <w:tab/>
            </w:r>
            <w:r w:rsidR="009A762B" w:rsidRPr="009A5A1E">
              <w:rPr>
                <w:rFonts w:ascii="Times New Roman" w:hAnsi="Times New Roman"/>
                <w:noProof/>
                <w:webHidden/>
                <w:sz w:val="24"/>
                <w:szCs w:val="24"/>
              </w:rPr>
              <w:fldChar w:fldCharType="begin"/>
            </w:r>
            <w:r w:rsidR="009A762B" w:rsidRPr="009A5A1E">
              <w:rPr>
                <w:rFonts w:ascii="Times New Roman" w:hAnsi="Times New Roman"/>
                <w:noProof/>
                <w:webHidden/>
                <w:sz w:val="24"/>
                <w:szCs w:val="24"/>
              </w:rPr>
              <w:instrText xml:space="preserve"> PAGEREF _Toc228268376 \h </w:instrText>
            </w:r>
            <w:r w:rsidR="009A762B" w:rsidRPr="009A5A1E">
              <w:rPr>
                <w:rFonts w:ascii="Times New Roman" w:hAnsi="Times New Roman"/>
                <w:noProof/>
                <w:webHidden/>
                <w:sz w:val="24"/>
                <w:szCs w:val="24"/>
              </w:rPr>
            </w:r>
            <w:r w:rsidR="009A762B" w:rsidRPr="009A5A1E">
              <w:rPr>
                <w:rFonts w:ascii="Times New Roman" w:hAnsi="Times New Roman"/>
                <w:noProof/>
                <w:webHidden/>
                <w:sz w:val="24"/>
                <w:szCs w:val="24"/>
              </w:rPr>
              <w:fldChar w:fldCharType="separate"/>
            </w:r>
            <w:r w:rsidR="00824DBE">
              <w:rPr>
                <w:rFonts w:ascii="Times New Roman" w:hAnsi="Times New Roman"/>
                <w:noProof/>
                <w:webHidden/>
                <w:sz w:val="24"/>
                <w:szCs w:val="24"/>
              </w:rPr>
              <w:t>38</w:t>
            </w:r>
            <w:r w:rsidR="009A762B" w:rsidRPr="009A5A1E">
              <w:rPr>
                <w:rFonts w:ascii="Times New Roman" w:hAnsi="Times New Roman"/>
                <w:noProof/>
                <w:webHidden/>
                <w:sz w:val="24"/>
                <w:szCs w:val="24"/>
              </w:rPr>
              <w:fldChar w:fldCharType="end"/>
            </w:r>
          </w:hyperlink>
        </w:p>
        <w:p w14:paraId="0AA7AF3B" w14:textId="52611EA5" w:rsidR="009A762B" w:rsidRPr="009A5A1E" w:rsidRDefault="00E92370" w:rsidP="009A5A1E">
          <w:pPr>
            <w:pStyle w:val="Sumrio1"/>
            <w:rPr>
              <w:noProof/>
            </w:rPr>
          </w:pPr>
          <w:hyperlink w:anchor="_Toc228268377" w:history="1">
            <w:r w:rsidR="009A762B" w:rsidRPr="009A5A1E">
              <w:rPr>
                <w:rStyle w:val="Hyperlink"/>
                <w:rFonts w:eastAsia="Times New Roman"/>
                <w:b/>
                <w:bCs/>
                <w:noProof/>
              </w:rPr>
              <w:t>5. RESULTADOS E DISCUSSÃO</w:t>
            </w:r>
            <w:r w:rsidR="009A762B" w:rsidRPr="009A5A1E">
              <w:rPr>
                <w:noProof/>
                <w:webHidden/>
              </w:rPr>
              <w:tab/>
            </w:r>
            <w:r w:rsidR="009A762B" w:rsidRPr="009A5A1E">
              <w:rPr>
                <w:noProof/>
                <w:webHidden/>
              </w:rPr>
              <w:fldChar w:fldCharType="begin"/>
            </w:r>
            <w:r w:rsidR="009A762B" w:rsidRPr="009A5A1E">
              <w:rPr>
                <w:noProof/>
                <w:webHidden/>
              </w:rPr>
              <w:instrText xml:space="preserve"> PAGEREF _Toc228268377 \h </w:instrText>
            </w:r>
            <w:r w:rsidR="009A762B" w:rsidRPr="009A5A1E">
              <w:rPr>
                <w:noProof/>
                <w:webHidden/>
              </w:rPr>
            </w:r>
            <w:r w:rsidR="009A762B" w:rsidRPr="009A5A1E">
              <w:rPr>
                <w:noProof/>
                <w:webHidden/>
              </w:rPr>
              <w:fldChar w:fldCharType="separate"/>
            </w:r>
            <w:r w:rsidR="00824DBE">
              <w:rPr>
                <w:noProof/>
                <w:webHidden/>
              </w:rPr>
              <w:t>39</w:t>
            </w:r>
            <w:r w:rsidR="009A762B" w:rsidRPr="009A5A1E">
              <w:rPr>
                <w:noProof/>
                <w:webHidden/>
              </w:rPr>
              <w:fldChar w:fldCharType="end"/>
            </w:r>
          </w:hyperlink>
        </w:p>
        <w:p w14:paraId="5DFA2660" w14:textId="218DBDCD" w:rsidR="009A762B" w:rsidRPr="009A5A1E" w:rsidRDefault="00E92370">
          <w:pPr>
            <w:pStyle w:val="Sumrio2"/>
            <w:tabs>
              <w:tab w:val="right" w:leader="dot" w:pos="9061"/>
            </w:tabs>
            <w:rPr>
              <w:rFonts w:ascii="Times New Roman" w:hAnsi="Times New Roman"/>
              <w:noProof/>
              <w:sz w:val="24"/>
              <w:szCs w:val="24"/>
            </w:rPr>
          </w:pPr>
          <w:hyperlink w:anchor="_Toc228268378" w:history="1">
            <w:r w:rsidR="009A762B" w:rsidRPr="009A5A1E">
              <w:rPr>
                <w:rStyle w:val="Hyperlink"/>
                <w:rFonts w:ascii="Times New Roman" w:hAnsi="Times New Roman"/>
                <w:noProof/>
                <w:sz w:val="24"/>
                <w:szCs w:val="24"/>
              </w:rPr>
              <w:t>5.1 MODELO 1: Determinantes do IDHM (Nível) e Log (IDHM)</w:t>
            </w:r>
            <w:r w:rsidR="009A762B" w:rsidRPr="009A5A1E">
              <w:rPr>
                <w:rFonts w:ascii="Times New Roman" w:hAnsi="Times New Roman"/>
                <w:noProof/>
                <w:webHidden/>
                <w:sz w:val="24"/>
                <w:szCs w:val="24"/>
              </w:rPr>
              <w:tab/>
            </w:r>
            <w:r w:rsidR="009A762B" w:rsidRPr="009A5A1E">
              <w:rPr>
                <w:rFonts w:ascii="Times New Roman" w:hAnsi="Times New Roman"/>
                <w:noProof/>
                <w:webHidden/>
                <w:sz w:val="24"/>
                <w:szCs w:val="24"/>
              </w:rPr>
              <w:fldChar w:fldCharType="begin"/>
            </w:r>
            <w:r w:rsidR="009A762B" w:rsidRPr="009A5A1E">
              <w:rPr>
                <w:rFonts w:ascii="Times New Roman" w:hAnsi="Times New Roman"/>
                <w:noProof/>
                <w:webHidden/>
                <w:sz w:val="24"/>
                <w:szCs w:val="24"/>
              </w:rPr>
              <w:instrText xml:space="preserve"> PAGEREF _Toc228268378 \h </w:instrText>
            </w:r>
            <w:r w:rsidR="009A762B" w:rsidRPr="009A5A1E">
              <w:rPr>
                <w:rFonts w:ascii="Times New Roman" w:hAnsi="Times New Roman"/>
                <w:noProof/>
                <w:webHidden/>
                <w:sz w:val="24"/>
                <w:szCs w:val="24"/>
              </w:rPr>
            </w:r>
            <w:r w:rsidR="009A762B" w:rsidRPr="009A5A1E">
              <w:rPr>
                <w:rFonts w:ascii="Times New Roman" w:hAnsi="Times New Roman"/>
                <w:noProof/>
                <w:webHidden/>
                <w:sz w:val="24"/>
                <w:szCs w:val="24"/>
              </w:rPr>
              <w:fldChar w:fldCharType="separate"/>
            </w:r>
            <w:r w:rsidR="00824DBE">
              <w:rPr>
                <w:rFonts w:ascii="Times New Roman" w:hAnsi="Times New Roman"/>
                <w:noProof/>
                <w:webHidden/>
                <w:sz w:val="24"/>
                <w:szCs w:val="24"/>
              </w:rPr>
              <w:t>39</w:t>
            </w:r>
            <w:r w:rsidR="009A762B" w:rsidRPr="009A5A1E">
              <w:rPr>
                <w:rFonts w:ascii="Times New Roman" w:hAnsi="Times New Roman"/>
                <w:noProof/>
                <w:webHidden/>
                <w:sz w:val="24"/>
                <w:szCs w:val="24"/>
              </w:rPr>
              <w:fldChar w:fldCharType="end"/>
            </w:r>
          </w:hyperlink>
        </w:p>
        <w:p w14:paraId="609F16B3" w14:textId="37540488" w:rsidR="009A762B" w:rsidRPr="009A5A1E" w:rsidRDefault="00E92370">
          <w:pPr>
            <w:pStyle w:val="Sumrio2"/>
            <w:tabs>
              <w:tab w:val="right" w:leader="dot" w:pos="9061"/>
            </w:tabs>
            <w:rPr>
              <w:rFonts w:ascii="Times New Roman" w:hAnsi="Times New Roman"/>
              <w:noProof/>
              <w:sz w:val="24"/>
              <w:szCs w:val="24"/>
            </w:rPr>
          </w:pPr>
          <w:hyperlink w:anchor="_Toc228268379" w:history="1">
            <w:r w:rsidR="009A762B" w:rsidRPr="009A5A1E">
              <w:rPr>
                <w:rStyle w:val="Hyperlink"/>
                <w:rFonts w:ascii="Times New Roman" w:hAnsi="Times New Roman"/>
                <w:noProof/>
                <w:sz w:val="24"/>
                <w:szCs w:val="24"/>
              </w:rPr>
              <w:t>5.2 MODELO 2: Determinantes da Renda (Nível) e Log (Renda)</w:t>
            </w:r>
            <w:r w:rsidR="009A762B" w:rsidRPr="009A5A1E">
              <w:rPr>
                <w:rFonts w:ascii="Times New Roman" w:hAnsi="Times New Roman"/>
                <w:noProof/>
                <w:webHidden/>
                <w:sz w:val="24"/>
                <w:szCs w:val="24"/>
              </w:rPr>
              <w:tab/>
            </w:r>
            <w:r w:rsidR="009A762B" w:rsidRPr="009A5A1E">
              <w:rPr>
                <w:rFonts w:ascii="Times New Roman" w:hAnsi="Times New Roman"/>
                <w:noProof/>
                <w:webHidden/>
                <w:sz w:val="24"/>
                <w:szCs w:val="24"/>
              </w:rPr>
              <w:fldChar w:fldCharType="begin"/>
            </w:r>
            <w:r w:rsidR="009A762B" w:rsidRPr="009A5A1E">
              <w:rPr>
                <w:rFonts w:ascii="Times New Roman" w:hAnsi="Times New Roman"/>
                <w:noProof/>
                <w:webHidden/>
                <w:sz w:val="24"/>
                <w:szCs w:val="24"/>
              </w:rPr>
              <w:instrText xml:space="preserve"> PAGEREF _Toc228268379 \h </w:instrText>
            </w:r>
            <w:r w:rsidR="009A762B" w:rsidRPr="009A5A1E">
              <w:rPr>
                <w:rFonts w:ascii="Times New Roman" w:hAnsi="Times New Roman"/>
                <w:noProof/>
                <w:webHidden/>
                <w:sz w:val="24"/>
                <w:szCs w:val="24"/>
              </w:rPr>
            </w:r>
            <w:r w:rsidR="009A762B" w:rsidRPr="009A5A1E">
              <w:rPr>
                <w:rFonts w:ascii="Times New Roman" w:hAnsi="Times New Roman"/>
                <w:noProof/>
                <w:webHidden/>
                <w:sz w:val="24"/>
                <w:szCs w:val="24"/>
              </w:rPr>
              <w:fldChar w:fldCharType="separate"/>
            </w:r>
            <w:r w:rsidR="00824DBE">
              <w:rPr>
                <w:rFonts w:ascii="Times New Roman" w:hAnsi="Times New Roman"/>
                <w:noProof/>
                <w:webHidden/>
                <w:sz w:val="24"/>
                <w:szCs w:val="24"/>
              </w:rPr>
              <w:t>41</w:t>
            </w:r>
            <w:r w:rsidR="009A762B" w:rsidRPr="009A5A1E">
              <w:rPr>
                <w:rFonts w:ascii="Times New Roman" w:hAnsi="Times New Roman"/>
                <w:noProof/>
                <w:webHidden/>
                <w:sz w:val="24"/>
                <w:szCs w:val="24"/>
              </w:rPr>
              <w:fldChar w:fldCharType="end"/>
            </w:r>
          </w:hyperlink>
        </w:p>
        <w:p w14:paraId="5236CB76" w14:textId="06FFBEA3" w:rsidR="009A762B" w:rsidRPr="009A5A1E" w:rsidRDefault="00E92370">
          <w:pPr>
            <w:pStyle w:val="Sumrio2"/>
            <w:tabs>
              <w:tab w:val="right" w:leader="dot" w:pos="9061"/>
            </w:tabs>
            <w:rPr>
              <w:rFonts w:ascii="Times New Roman" w:hAnsi="Times New Roman"/>
              <w:noProof/>
              <w:sz w:val="24"/>
              <w:szCs w:val="24"/>
            </w:rPr>
          </w:pPr>
          <w:hyperlink w:anchor="_Toc228268380" w:history="1">
            <w:r w:rsidR="009A762B" w:rsidRPr="009A5A1E">
              <w:rPr>
                <w:rStyle w:val="Hyperlink"/>
                <w:rFonts w:ascii="Times New Roman" w:hAnsi="Times New Roman"/>
                <w:noProof/>
                <w:sz w:val="24"/>
                <w:szCs w:val="24"/>
              </w:rPr>
              <w:t>5.3 DISCUSSÕES FINAIS</w:t>
            </w:r>
            <w:r w:rsidR="009A762B" w:rsidRPr="009A5A1E">
              <w:rPr>
                <w:rFonts w:ascii="Times New Roman" w:hAnsi="Times New Roman"/>
                <w:noProof/>
                <w:webHidden/>
                <w:sz w:val="24"/>
                <w:szCs w:val="24"/>
              </w:rPr>
              <w:tab/>
            </w:r>
            <w:r w:rsidR="009A762B" w:rsidRPr="009A5A1E">
              <w:rPr>
                <w:rFonts w:ascii="Times New Roman" w:hAnsi="Times New Roman"/>
                <w:noProof/>
                <w:webHidden/>
                <w:sz w:val="24"/>
                <w:szCs w:val="24"/>
              </w:rPr>
              <w:fldChar w:fldCharType="begin"/>
            </w:r>
            <w:r w:rsidR="009A762B" w:rsidRPr="009A5A1E">
              <w:rPr>
                <w:rFonts w:ascii="Times New Roman" w:hAnsi="Times New Roman"/>
                <w:noProof/>
                <w:webHidden/>
                <w:sz w:val="24"/>
                <w:szCs w:val="24"/>
              </w:rPr>
              <w:instrText xml:space="preserve"> PAGEREF _Toc228268380 \h </w:instrText>
            </w:r>
            <w:r w:rsidR="009A762B" w:rsidRPr="009A5A1E">
              <w:rPr>
                <w:rFonts w:ascii="Times New Roman" w:hAnsi="Times New Roman"/>
                <w:noProof/>
                <w:webHidden/>
                <w:sz w:val="24"/>
                <w:szCs w:val="24"/>
              </w:rPr>
            </w:r>
            <w:r w:rsidR="009A762B" w:rsidRPr="009A5A1E">
              <w:rPr>
                <w:rFonts w:ascii="Times New Roman" w:hAnsi="Times New Roman"/>
                <w:noProof/>
                <w:webHidden/>
                <w:sz w:val="24"/>
                <w:szCs w:val="24"/>
              </w:rPr>
              <w:fldChar w:fldCharType="separate"/>
            </w:r>
            <w:r w:rsidR="00824DBE">
              <w:rPr>
                <w:rFonts w:ascii="Times New Roman" w:hAnsi="Times New Roman"/>
                <w:noProof/>
                <w:webHidden/>
                <w:sz w:val="24"/>
                <w:szCs w:val="24"/>
              </w:rPr>
              <w:t>42</w:t>
            </w:r>
            <w:r w:rsidR="009A762B" w:rsidRPr="009A5A1E">
              <w:rPr>
                <w:rFonts w:ascii="Times New Roman" w:hAnsi="Times New Roman"/>
                <w:noProof/>
                <w:webHidden/>
                <w:sz w:val="24"/>
                <w:szCs w:val="24"/>
              </w:rPr>
              <w:fldChar w:fldCharType="end"/>
            </w:r>
          </w:hyperlink>
        </w:p>
        <w:p w14:paraId="1B284011" w14:textId="06214DF7" w:rsidR="009A762B" w:rsidRPr="009A5A1E" w:rsidRDefault="00E92370" w:rsidP="009A5A1E">
          <w:pPr>
            <w:pStyle w:val="Sumrio1"/>
            <w:rPr>
              <w:noProof/>
            </w:rPr>
          </w:pPr>
          <w:hyperlink w:anchor="_Toc228268381" w:history="1">
            <w:r w:rsidR="009A762B" w:rsidRPr="009A5A1E">
              <w:rPr>
                <w:rStyle w:val="Hyperlink"/>
                <w:rFonts w:eastAsia="Times New Roman"/>
                <w:b/>
                <w:bCs/>
                <w:noProof/>
              </w:rPr>
              <w:t>6. CONCLUSÃO</w:t>
            </w:r>
            <w:r w:rsidR="009A762B" w:rsidRPr="009A5A1E">
              <w:rPr>
                <w:noProof/>
                <w:webHidden/>
              </w:rPr>
              <w:tab/>
            </w:r>
            <w:r w:rsidR="009A762B" w:rsidRPr="009A5A1E">
              <w:rPr>
                <w:noProof/>
                <w:webHidden/>
              </w:rPr>
              <w:fldChar w:fldCharType="begin"/>
            </w:r>
            <w:r w:rsidR="009A762B" w:rsidRPr="009A5A1E">
              <w:rPr>
                <w:noProof/>
                <w:webHidden/>
              </w:rPr>
              <w:instrText xml:space="preserve"> PAGEREF _Toc228268381 \h </w:instrText>
            </w:r>
            <w:r w:rsidR="009A762B" w:rsidRPr="009A5A1E">
              <w:rPr>
                <w:noProof/>
                <w:webHidden/>
              </w:rPr>
            </w:r>
            <w:r w:rsidR="009A762B" w:rsidRPr="009A5A1E">
              <w:rPr>
                <w:noProof/>
                <w:webHidden/>
              </w:rPr>
              <w:fldChar w:fldCharType="separate"/>
            </w:r>
            <w:r w:rsidR="00824DBE">
              <w:rPr>
                <w:noProof/>
                <w:webHidden/>
              </w:rPr>
              <w:t>47</w:t>
            </w:r>
            <w:r w:rsidR="009A762B" w:rsidRPr="009A5A1E">
              <w:rPr>
                <w:noProof/>
                <w:webHidden/>
              </w:rPr>
              <w:fldChar w:fldCharType="end"/>
            </w:r>
          </w:hyperlink>
        </w:p>
        <w:p w14:paraId="722E899D" w14:textId="3494549E" w:rsidR="009A762B" w:rsidRPr="00985953" w:rsidRDefault="00E92370" w:rsidP="009A5A1E">
          <w:pPr>
            <w:pStyle w:val="Sumrio1"/>
            <w:rPr>
              <w:rFonts w:cstheme="minorHAnsi"/>
              <w:noProof/>
            </w:rPr>
          </w:pPr>
          <w:hyperlink w:anchor="_Toc228268382" w:history="1">
            <w:r w:rsidR="009A762B" w:rsidRPr="009A5A1E">
              <w:rPr>
                <w:rStyle w:val="Hyperlink"/>
                <w:rFonts w:eastAsia="Times New Roman"/>
                <w:b/>
                <w:bCs/>
                <w:noProof/>
              </w:rPr>
              <w:t>REFERÊNCIAS BIBLIOGRÁFICAS</w:t>
            </w:r>
            <w:r w:rsidR="009A762B" w:rsidRPr="009A5A1E">
              <w:rPr>
                <w:noProof/>
                <w:webHidden/>
              </w:rPr>
              <w:tab/>
            </w:r>
            <w:r w:rsidR="009A762B" w:rsidRPr="009A5A1E">
              <w:rPr>
                <w:noProof/>
                <w:webHidden/>
              </w:rPr>
              <w:fldChar w:fldCharType="begin"/>
            </w:r>
            <w:r w:rsidR="009A762B" w:rsidRPr="009A5A1E">
              <w:rPr>
                <w:noProof/>
                <w:webHidden/>
              </w:rPr>
              <w:instrText xml:space="preserve"> PAGEREF _Toc228268382 \h </w:instrText>
            </w:r>
            <w:r w:rsidR="009A762B" w:rsidRPr="009A5A1E">
              <w:rPr>
                <w:noProof/>
                <w:webHidden/>
              </w:rPr>
            </w:r>
            <w:r w:rsidR="009A762B" w:rsidRPr="009A5A1E">
              <w:rPr>
                <w:noProof/>
                <w:webHidden/>
              </w:rPr>
              <w:fldChar w:fldCharType="separate"/>
            </w:r>
            <w:r w:rsidR="00824DBE">
              <w:rPr>
                <w:noProof/>
                <w:webHidden/>
              </w:rPr>
              <w:t>49</w:t>
            </w:r>
            <w:r w:rsidR="009A762B" w:rsidRPr="009A5A1E">
              <w:rPr>
                <w:noProof/>
                <w:webHidden/>
              </w:rPr>
              <w:fldChar w:fldCharType="end"/>
            </w:r>
          </w:hyperlink>
        </w:p>
        <w:p w14:paraId="0663F9FA" w14:textId="7E624A23" w:rsidR="008F7561" w:rsidRPr="00985953" w:rsidRDefault="008F7561" w:rsidP="008F7561">
          <w:pPr>
            <w:rPr>
              <w:rFonts w:cstheme="minorHAnsi"/>
              <w:sz w:val="24"/>
              <w:szCs w:val="24"/>
            </w:rPr>
          </w:pPr>
          <w:r w:rsidRPr="00985953">
            <w:rPr>
              <w:rFonts w:cstheme="minorHAnsi"/>
              <w:sz w:val="24"/>
              <w:szCs w:val="24"/>
            </w:rPr>
            <w:fldChar w:fldCharType="end"/>
          </w:r>
        </w:p>
      </w:sdtContent>
    </w:sdt>
    <w:p w14:paraId="069692AB" w14:textId="71B1FAAD" w:rsidR="008F7561" w:rsidRDefault="008F7561" w:rsidP="008F7561">
      <w:pPr>
        <w:rPr>
          <w:rFonts w:ascii="Times New Roman" w:eastAsia="Times New Roman" w:hAnsi="Times New Roman" w:cs="Times New Roman"/>
          <w:color w:val="FF0000"/>
          <w:sz w:val="24"/>
          <w:szCs w:val="24"/>
        </w:rPr>
      </w:pPr>
    </w:p>
    <w:p w14:paraId="53EAB05D" w14:textId="77777777" w:rsidR="009A5A1E" w:rsidRDefault="009A5A1E" w:rsidP="008F7561">
      <w:pPr>
        <w:rPr>
          <w:rFonts w:ascii="Times New Roman" w:eastAsia="Times New Roman" w:hAnsi="Times New Roman" w:cs="Times New Roman"/>
          <w:color w:val="FF0000"/>
          <w:sz w:val="24"/>
          <w:szCs w:val="24"/>
        </w:rPr>
      </w:pPr>
    </w:p>
    <w:p w14:paraId="598559D9" w14:textId="77777777" w:rsidR="008F7561" w:rsidRDefault="008F7561" w:rsidP="008F7561">
      <w:pPr>
        <w:rPr>
          <w:rFonts w:ascii="Times New Roman" w:eastAsia="Times New Roman" w:hAnsi="Times New Roman" w:cs="Times New Roman"/>
          <w:color w:val="FF0000"/>
          <w:sz w:val="24"/>
          <w:szCs w:val="24"/>
        </w:rPr>
      </w:pPr>
    </w:p>
    <w:p w14:paraId="6BD4CEB8" w14:textId="77777777" w:rsidR="008F7561" w:rsidRDefault="008F7561" w:rsidP="008F7561">
      <w:pPr>
        <w:rPr>
          <w:rFonts w:ascii="Times New Roman" w:eastAsia="Times New Roman" w:hAnsi="Times New Roman" w:cs="Times New Roman"/>
          <w:color w:val="FF0000"/>
          <w:sz w:val="24"/>
          <w:szCs w:val="24"/>
        </w:rPr>
      </w:pPr>
    </w:p>
    <w:p w14:paraId="5E0B5078" w14:textId="77777777" w:rsidR="008F7561" w:rsidRDefault="008F7561" w:rsidP="008F7561">
      <w:pPr>
        <w:rPr>
          <w:rFonts w:ascii="Times New Roman" w:eastAsia="Times New Roman" w:hAnsi="Times New Roman" w:cs="Times New Roman"/>
          <w:color w:val="FF0000"/>
          <w:sz w:val="24"/>
          <w:szCs w:val="24"/>
        </w:rPr>
      </w:pPr>
    </w:p>
    <w:p w14:paraId="561541E2" w14:textId="284E93A2" w:rsidR="00423A41" w:rsidRDefault="00423A41" w:rsidP="008F7561">
      <w:pPr>
        <w:rPr>
          <w:rFonts w:ascii="Times New Roman" w:eastAsia="Times New Roman" w:hAnsi="Times New Roman" w:cs="Times New Roman"/>
          <w:color w:val="FF0000"/>
          <w:sz w:val="24"/>
          <w:szCs w:val="24"/>
        </w:rPr>
      </w:pPr>
    </w:p>
    <w:p w14:paraId="698286B7" w14:textId="77777777" w:rsidR="009A762B" w:rsidRDefault="009A762B" w:rsidP="008F7561">
      <w:pPr>
        <w:rPr>
          <w:rFonts w:ascii="Times New Roman" w:eastAsia="Times New Roman" w:hAnsi="Times New Roman" w:cs="Times New Roman"/>
          <w:color w:val="FF0000"/>
          <w:sz w:val="24"/>
          <w:szCs w:val="24"/>
        </w:rPr>
      </w:pPr>
    </w:p>
    <w:p w14:paraId="561E1999" w14:textId="77777777" w:rsidR="008F7561" w:rsidRDefault="008F7561" w:rsidP="00467B42">
      <w:pPr>
        <w:pStyle w:val="Ttulo1"/>
        <w:spacing w:before="0" w:after="0" w:line="360" w:lineRule="auto"/>
        <w:jc w:val="both"/>
        <w:rPr>
          <w:rFonts w:ascii="Times New Roman" w:eastAsia="Times New Roman" w:hAnsi="Times New Roman" w:cs="Times New Roman"/>
          <w:b/>
          <w:bCs/>
          <w:sz w:val="24"/>
          <w:szCs w:val="24"/>
        </w:rPr>
      </w:pPr>
      <w:bookmarkStart w:id="1" w:name="_Toc228268361"/>
      <w:r>
        <w:rPr>
          <w:rFonts w:ascii="Times New Roman" w:eastAsia="Times New Roman" w:hAnsi="Times New Roman" w:cs="Times New Roman"/>
          <w:b/>
          <w:bCs/>
          <w:sz w:val="24"/>
          <w:szCs w:val="24"/>
        </w:rPr>
        <w:lastRenderedPageBreak/>
        <w:t>1. INTRODUÇÃO</w:t>
      </w:r>
      <w:bookmarkEnd w:id="1"/>
    </w:p>
    <w:p w14:paraId="5BC8E197" w14:textId="77777777" w:rsidR="008F7561" w:rsidRDefault="008F7561" w:rsidP="00AD326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Economia Urbana constitui um campo de estudo das relações entre a atividade econômica e a organização do espaço e, assim, permite analisar de que forma a produção, o consumo e a circulação se distribuem nas cidades e como esses processos afetam o bem-estar coletivo. Conforme o economista e urbanista Arthur </w:t>
      </w:r>
      <w:proofErr w:type="spellStart"/>
      <w:r w:rsidRPr="0093772D">
        <w:rPr>
          <w:rFonts w:ascii="Times New Roman" w:eastAsia="Times New Roman" w:hAnsi="Times New Roman" w:cs="Times New Roman"/>
          <w:sz w:val="24"/>
          <w:szCs w:val="24"/>
        </w:rPr>
        <w:t>O’Sullivan</w:t>
      </w:r>
      <w:proofErr w:type="spellEnd"/>
      <w:r w:rsidRPr="0093772D">
        <w:rPr>
          <w:rFonts w:ascii="Times New Roman" w:eastAsia="Times New Roman" w:hAnsi="Times New Roman" w:cs="Times New Roman"/>
          <w:i/>
          <w:iCs/>
          <w:sz w:val="24"/>
          <w:szCs w:val="24"/>
        </w:rPr>
        <w:t xml:space="preserve"> </w:t>
      </w:r>
      <w:r w:rsidRPr="0093772D">
        <w:rPr>
          <w:rFonts w:ascii="Times New Roman" w:eastAsia="Times New Roman" w:hAnsi="Times New Roman" w:cs="Times New Roman"/>
          <w:sz w:val="24"/>
          <w:szCs w:val="24"/>
        </w:rPr>
        <w:t>(2011)</w:t>
      </w:r>
      <w:r>
        <w:rPr>
          <w:rFonts w:ascii="Times New Roman" w:eastAsia="Times New Roman" w:hAnsi="Times New Roman" w:cs="Times New Roman"/>
          <w:sz w:val="24"/>
          <w:szCs w:val="24"/>
        </w:rPr>
        <w:t xml:space="preserve">, um dos objetivos da área é compreender quais decisões privadas geram efeitos socialmente ineficientes, </w:t>
      </w:r>
      <w:r w:rsidRPr="0093772D">
        <w:rPr>
          <w:rFonts w:ascii="Times New Roman" w:eastAsia="Times New Roman" w:hAnsi="Times New Roman" w:cs="Times New Roman"/>
          <w:sz w:val="24"/>
          <w:szCs w:val="24"/>
        </w:rPr>
        <w:t>problemas que surgem precisamente da interação entre agentes em um espaço urbano compartilhado e que demandam</w:t>
      </w:r>
      <w:r>
        <w:rPr>
          <w:rFonts w:ascii="Times New Roman" w:eastAsia="Times New Roman" w:hAnsi="Times New Roman" w:cs="Times New Roman"/>
          <w:sz w:val="24"/>
          <w:szCs w:val="24"/>
        </w:rPr>
        <w:t xml:space="preserve"> </w:t>
      </w:r>
      <w:r w:rsidRPr="0093772D">
        <w:rPr>
          <w:rFonts w:ascii="Times New Roman" w:eastAsia="Times New Roman" w:hAnsi="Times New Roman" w:cs="Times New Roman"/>
          <w:sz w:val="24"/>
          <w:szCs w:val="24"/>
        </w:rPr>
        <w:t xml:space="preserve">a formulação de políticas públicas capazes de corrigir </w:t>
      </w:r>
      <w:r>
        <w:rPr>
          <w:rFonts w:ascii="Times New Roman" w:eastAsia="Times New Roman" w:hAnsi="Times New Roman" w:cs="Times New Roman"/>
          <w:sz w:val="24"/>
          <w:szCs w:val="24"/>
        </w:rPr>
        <w:t xml:space="preserve">as </w:t>
      </w:r>
      <w:r w:rsidRPr="0093772D">
        <w:rPr>
          <w:rFonts w:ascii="Times New Roman" w:eastAsia="Times New Roman" w:hAnsi="Times New Roman" w:cs="Times New Roman"/>
          <w:sz w:val="24"/>
          <w:szCs w:val="24"/>
        </w:rPr>
        <w:t>externalidades e promover uma organização mais eficiente</w:t>
      </w:r>
      <w:r>
        <w:rPr>
          <w:rFonts w:ascii="Times New Roman" w:eastAsia="Times New Roman" w:hAnsi="Times New Roman" w:cs="Times New Roman"/>
          <w:sz w:val="24"/>
          <w:szCs w:val="24"/>
        </w:rPr>
        <w:t>. Enquanto a Economia busca entender como indivíduos e firmas alocam recursos escassos para maximizar eficiência e bem-estar, a Geografia acrescenta a dimensão espacial ao examinar como essas decisões se organizam no território.</w:t>
      </w:r>
    </w:p>
    <w:p w14:paraId="448343FC" w14:textId="77777777" w:rsidR="008F7561" w:rsidRDefault="008F7561" w:rsidP="00AD326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Nesse campo, uma das questões fundamentais é compreender por que as cidades existem e por que determinadas atividades tendem a se concentrar em espaços específicos. Segundo </w:t>
      </w:r>
      <w:proofErr w:type="spellStart"/>
      <w:r>
        <w:rPr>
          <w:rFonts w:ascii="Times New Roman" w:eastAsia="Times New Roman" w:hAnsi="Times New Roman" w:cs="Times New Roman"/>
          <w:sz w:val="24"/>
          <w:szCs w:val="24"/>
        </w:rPr>
        <w:t>O’Sullivan</w:t>
      </w:r>
      <w:proofErr w:type="spellEnd"/>
      <w:r>
        <w:rPr>
          <w:rFonts w:ascii="Times New Roman" w:eastAsia="Times New Roman" w:hAnsi="Times New Roman" w:cs="Times New Roman"/>
          <w:sz w:val="24"/>
          <w:szCs w:val="24"/>
        </w:rPr>
        <w:t xml:space="preserve"> (2011) e </w:t>
      </w:r>
      <w:proofErr w:type="spellStart"/>
      <w:r>
        <w:rPr>
          <w:rFonts w:ascii="Times New Roman" w:eastAsia="Times New Roman" w:hAnsi="Times New Roman" w:cs="Times New Roman"/>
          <w:sz w:val="24"/>
          <w:szCs w:val="24"/>
        </w:rPr>
        <w:t>Glaeser</w:t>
      </w:r>
      <w:proofErr w:type="spellEnd"/>
      <w:r>
        <w:rPr>
          <w:rFonts w:ascii="Times New Roman" w:eastAsia="Times New Roman" w:hAnsi="Times New Roman" w:cs="Times New Roman"/>
          <w:color w:val="000000"/>
          <w:sz w:val="24"/>
          <w:szCs w:val="24"/>
        </w:rPr>
        <w:t xml:space="preserve"> (2011)</w:t>
      </w:r>
      <w:r>
        <w:rPr>
          <w:rFonts w:ascii="Times New Roman" w:eastAsia="Times New Roman" w:hAnsi="Times New Roman" w:cs="Times New Roman"/>
          <w:sz w:val="24"/>
          <w:szCs w:val="24"/>
        </w:rPr>
        <w:t>, essa concentração decorre dos ganhos de aglomeração, isto é, dos benefícios gerados pela proximidade entre pessoas, empresas e serviços. Essa perspectiva é especialmente relevante para o estudo do comércio noturno,</w:t>
      </w:r>
      <w:r w:rsidRPr="0093772D">
        <w:t xml:space="preserve"> </w:t>
      </w:r>
      <w:r w:rsidRPr="0093772D">
        <w:rPr>
          <w:rFonts w:ascii="Times New Roman" w:eastAsia="Times New Roman" w:hAnsi="Times New Roman" w:cs="Times New Roman"/>
          <w:sz w:val="24"/>
          <w:szCs w:val="24"/>
        </w:rPr>
        <w:t>uma vez que esse tipo de atividade depende diretamente dos ganhos de aglomeração, isto é, da concentração de pessoas e atividades em determinadas áreas, que intensifica</w:t>
      </w:r>
      <w:r>
        <w:rPr>
          <w:rFonts w:ascii="Times New Roman" w:eastAsia="Times New Roman" w:hAnsi="Times New Roman" w:cs="Times New Roman"/>
          <w:sz w:val="24"/>
          <w:szCs w:val="24"/>
        </w:rPr>
        <w:t xml:space="preserve"> os fluxos urbanos, amplia a acessibilidade, favorece a diversidade de usos e viabiliza a infraestrutura necessária.</w:t>
      </w:r>
    </w:p>
    <w:p w14:paraId="7AD3E420" w14:textId="77777777" w:rsidR="008F7561" w:rsidRDefault="008F7561" w:rsidP="00AD326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comércio noturno constitui um componente estratégico da dinâmica socioeconômica das cidades e um objeto relevante de análise da Economia Urbana. Esse segmento engloba atividades como bares, restaurantes, casas de espetáculo, conveniências e estabelecimentos de entretenimento, ampliando o tempo de funcionamento da cidade, diversificando o uso do espaço urbano e gerando renda, emprego e circulação de pessoas. Mais do que uma simples extensão das atividades diurnas, a noite configura um tempo próprio, marcado por padrões específicos de consumo, lazer, sociabilidade e prestação de serviços (CRUZ; TENÓRIO, 2020). </w:t>
      </w:r>
    </w:p>
    <w:p w14:paraId="2DE387B4" w14:textId="2F411B7E" w:rsidR="008F7561" w:rsidRDefault="008F7561" w:rsidP="00AD326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Nos últimos anos, a economia noturna passou a ocupar lugar de destaque nos debates sobre desenvolvimento urbano, requalificação de áreas centrais e valorização de identidades culturais locais. Em diferentes cidades, observa-se a expansão e o fortalecimento do setor noturno, impulsionado tanto pela crescente demanda por atividades de lazer quanto pela consolidação de áreas centrais e bairros tradicionais como polos culturais </w:t>
      </w:r>
      <w:r w:rsidRPr="00360D67">
        <w:rPr>
          <w:rFonts w:ascii="Times New Roman" w:eastAsia="Times New Roman" w:hAnsi="Times New Roman" w:cs="Times New Roman"/>
          <w:sz w:val="24"/>
          <w:szCs w:val="24"/>
        </w:rPr>
        <w:t>(</w:t>
      </w:r>
      <w:r>
        <w:rPr>
          <w:rFonts w:ascii="Times New Roman" w:eastAsia="Times New Roman" w:hAnsi="Times New Roman" w:cs="Times New Roman"/>
          <w:sz w:val="24"/>
          <w:szCs w:val="24"/>
        </w:rPr>
        <w:t>ROBERTS; ELDRIDGE, 2009</w:t>
      </w:r>
      <w:r w:rsidRPr="00360D6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Nesse contexto, o comércio noturno também desempenha uma função importante na requalificação de espaços urbanos, contribuindo para a ocupação de áreas </w:t>
      </w:r>
      <w:r>
        <w:rPr>
          <w:rFonts w:ascii="Times New Roman" w:eastAsia="Times New Roman" w:hAnsi="Times New Roman" w:cs="Times New Roman"/>
          <w:sz w:val="24"/>
          <w:szCs w:val="24"/>
        </w:rPr>
        <w:lastRenderedPageBreak/>
        <w:t xml:space="preserve">anteriormente menos ocupadas no período da noite e estimulando a circulação populacional em </w:t>
      </w:r>
      <w:commentRangeStart w:id="2"/>
      <w:r>
        <w:rPr>
          <w:rFonts w:ascii="Times New Roman" w:eastAsia="Times New Roman" w:hAnsi="Times New Roman" w:cs="Times New Roman"/>
          <w:sz w:val="24"/>
          <w:szCs w:val="24"/>
        </w:rPr>
        <w:t>horários</w:t>
      </w:r>
      <w:commentRangeEnd w:id="2"/>
      <w:r w:rsidR="00BE0E7A">
        <w:rPr>
          <w:rStyle w:val="Refdecomentrio"/>
          <w:rFonts w:ascii="Times New Roman" w:eastAsia="Times New Roman" w:hAnsi="Times New Roman" w:cs="Times New Roman"/>
          <w:sz w:val="24"/>
          <w:szCs w:val="24"/>
        </w:rPr>
        <w:commentReference w:id="2"/>
      </w:r>
      <w:ins w:id="3" w:author="Aline Dalcin" w:date="2026-05-04T21:22:00Z">
        <w:r w:rsidR="00BE0E7A">
          <w:rPr>
            <w:rFonts w:ascii="Times New Roman" w:eastAsia="Times New Roman" w:hAnsi="Times New Roman" w:cs="Times New Roman"/>
            <w:sz w:val="24"/>
            <w:szCs w:val="24"/>
          </w:rPr>
          <w:t xml:space="preserve"> noturnos</w:t>
        </w:r>
      </w:ins>
      <w:r>
        <w:rPr>
          <w:rFonts w:ascii="Times New Roman" w:eastAsia="Times New Roman" w:hAnsi="Times New Roman" w:cs="Times New Roman"/>
          <w:sz w:val="24"/>
          <w:szCs w:val="24"/>
        </w:rPr>
        <w:t>.</w:t>
      </w:r>
    </w:p>
    <w:p w14:paraId="0CD9C369" w14:textId="380A5FB7" w:rsidR="008F7561" w:rsidRDefault="008F7561" w:rsidP="00AD326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Contudo, como apontam Cruz e Tenório (2020), a intensificação da economia noturna também revela tensões e desafios sociais. A convivência entre atividades noturnas de elevada intensidade e áreas predominantemente residenciais exige regulações claras quanto ao ruído, aos horários de funcionamento, ao uso do espaço público e à segurança, conforme descreve</w:t>
      </w:r>
      <w:r w:rsidR="00BE0E7A">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Seijas</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Gelders</w:t>
      </w:r>
      <w:proofErr w:type="spellEnd"/>
      <w:r>
        <w:rPr>
          <w:rFonts w:ascii="Times New Roman" w:eastAsia="Times New Roman" w:hAnsi="Times New Roman" w:cs="Times New Roman"/>
          <w:sz w:val="24"/>
          <w:szCs w:val="24"/>
        </w:rPr>
        <w:t xml:space="preserve"> (2021). No caso brasileiro, essa discussão ganha maior relevância diante das desigualdades socioespaciais que marcam a produção do espaço urbano (SANTOS, 2006). A distribuição das atividades noturnas tende a refletir diferenças de renda, infraestrutura, acessibilidade e investimento público, fazendo com que certos bairros concentrem oportunidades econômicas e culturais, enquanto outros permaneçam mais periféricos (FONSECA, 2006). Nesse sentido, a economia noturna oferece uma via importante para analisar a articulação entre urbanização, comércio, serviços e desenvolvimento socioeconômico.</w:t>
      </w:r>
    </w:p>
    <w:p w14:paraId="192A3D68" w14:textId="77777777" w:rsidR="008F7561" w:rsidRDefault="008F7561" w:rsidP="00AD3262">
      <w:pPr>
        <w:spacing w:after="0" w:line="360" w:lineRule="auto"/>
        <w:ind w:firstLine="709"/>
        <w:jc w:val="both"/>
        <w:rPr>
          <w:rFonts w:ascii="Times New Roman" w:eastAsia="Times New Roman" w:hAnsi="Times New Roman" w:cs="Times New Roman"/>
          <w:sz w:val="24"/>
          <w:szCs w:val="24"/>
        </w:rPr>
      </w:pPr>
      <w:bookmarkStart w:id="4" w:name="_Hlk226644548"/>
      <w:r>
        <w:rPr>
          <w:rFonts w:ascii="Times New Roman" w:eastAsia="Times New Roman" w:hAnsi="Times New Roman" w:cs="Times New Roman"/>
          <w:sz w:val="24"/>
          <w:szCs w:val="24"/>
        </w:rPr>
        <w:t xml:space="preserve">A cidade de Porto Alegre constitui um caso interessante para o estudo dessas dinâmicas. Com uma vida noturna ativa e historicamente associada a bairros como Cidade Baixa e Moinhos de Vento, a cidade apresenta um padrão em que diferentes perfis socioeconômicos, formas de consumo e uso do espaço produzem ambientes noturnos distintos. A concentração de bares, restaurantes e equipamentos culturais em determinadas áreas </w:t>
      </w:r>
      <w:proofErr w:type="gramStart"/>
      <w:r>
        <w:rPr>
          <w:rFonts w:ascii="Times New Roman" w:eastAsia="Times New Roman" w:hAnsi="Times New Roman" w:cs="Times New Roman"/>
          <w:sz w:val="24"/>
          <w:szCs w:val="24"/>
        </w:rPr>
        <w:t>evidencia</w:t>
      </w:r>
      <w:proofErr w:type="gramEnd"/>
      <w:r>
        <w:rPr>
          <w:rFonts w:ascii="Times New Roman" w:eastAsia="Times New Roman" w:hAnsi="Times New Roman" w:cs="Times New Roman"/>
          <w:sz w:val="24"/>
          <w:szCs w:val="24"/>
        </w:rPr>
        <w:t xml:space="preserve"> como elementos econômicos e urbanísticos se articulam na formação de centralidades noturnas (FONSECA, 2006). Ao mesmo tempo, o arcabouço institucional – incluindo o Plano Diretor de Desenvolvimento Urbano Ambiental e legislações complementares – influencia diretamente o modo como essas atividades se distribuem e se consolidam.</w:t>
      </w:r>
    </w:p>
    <w:p w14:paraId="04828358" w14:textId="77777777" w:rsidR="008F7561" w:rsidRDefault="008F7561" w:rsidP="00AD3262">
      <w:pPr>
        <w:spacing w:after="0" w:line="360" w:lineRule="auto"/>
        <w:ind w:firstLine="709"/>
        <w:jc w:val="both"/>
        <w:rPr>
          <w:rFonts w:ascii="Times New Roman" w:eastAsia="Times New Roman" w:hAnsi="Times New Roman" w:cs="Times New Roman"/>
          <w:sz w:val="24"/>
          <w:szCs w:val="24"/>
        </w:rPr>
      </w:pPr>
      <w:bookmarkStart w:id="5" w:name="_Hlk226644814"/>
      <w:bookmarkEnd w:id="4"/>
      <w:r>
        <w:rPr>
          <w:rFonts w:ascii="Times New Roman" w:eastAsia="Times New Roman" w:hAnsi="Times New Roman" w:cs="Times New Roman"/>
          <w:sz w:val="24"/>
          <w:szCs w:val="24"/>
        </w:rPr>
        <w:t xml:space="preserve">Diante desse cenário, surge a seguinte questão: </w:t>
      </w:r>
      <w:r w:rsidRPr="0066177C">
        <w:rPr>
          <w:rFonts w:ascii="Times New Roman" w:eastAsia="Times New Roman" w:hAnsi="Times New Roman" w:cs="Times New Roman"/>
          <w:sz w:val="24"/>
          <w:szCs w:val="24"/>
        </w:rPr>
        <w:t>em que medida o comércio noturno está associado ao desenvolvimento socioeconômico dos bairros de Porto Alegre?</w:t>
      </w:r>
      <w:r>
        <w:rPr>
          <w:rFonts w:ascii="Times New Roman" w:eastAsia="Times New Roman" w:hAnsi="Times New Roman" w:cs="Times New Roman"/>
          <w:sz w:val="24"/>
          <w:szCs w:val="24"/>
        </w:rPr>
        <w:t xml:space="preserve"> Assim, o objetivo principal deste estudo é analisar a relação entre o comércio noturno e o desenvolvimento socioeconômico da cidade de Porto Alegre. Para isso, o trabalho, em primeiro lugar, discute a base teórica da Economia Urbana aplicada ao comércio noturno. Após isso, mapeia o comércio noturno na cidade, além de identificar a existência de correlação entre a evolução do comércio noturno ao longo do tempo e indicadores de desenvolvimento socioeconômico. Por fim, o estudo também procura comparar a experiência de bairros característicos da cidade, como Cidade Baixa e Moinhos de Vento.</w:t>
      </w:r>
      <w:bookmarkEnd w:id="5"/>
    </w:p>
    <w:p w14:paraId="1DF5822A" w14:textId="77777777" w:rsidR="008F7561" w:rsidRDefault="008F7561" w:rsidP="00AD3262">
      <w:pPr>
        <w:spacing w:after="0" w:line="360" w:lineRule="auto"/>
        <w:ind w:firstLine="709"/>
        <w:jc w:val="both"/>
        <w:rPr>
          <w:rFonts w:ascii="Times New Roman" w:eastAsia="Times New Roman" w:hAnsi="Times New Roman" w:cs="Times New Roman"/>
          <w:sz w:val="24"/>
          <w:szCs w:val="24"/>
        </w:rPr>
      </w:pPr>
      <w:bookmarkStart w:id="6" w:name="_Hlk226644998"/>
      <w:r w:rsidRPr="00AE44F4">
        <w:rPr>
          <w:rFonts w:ascii="Times New Roman" w:eastAsia="Times New Roman" w:hAnsi="Times New Roman" w:cs="Times New Roman"/>
          <w:sz w:val="24"/>
          <w:szCs w:val="24"/>
        </w:rPr>
        <w:t xml:space="preserve">O tema deste trabalho mostra-se relevante porque o comércio noturno, apesar de sua expressividade econômica, permanece pouco estudado na literatura brasileira sob a perspectiva </w:t>
      </w:r>
      <w:r w:rsidRPr="00AE44F4">
        <w:rPr>
          <w:rFonts w:ascii="Times New Roman" w:eastAsia="Times New Roman" w:hAnsi="Times New Roman" w:cs="Times New Roman"/>
          <w:sz w:val="24"/>
          <w:szCs w:val="24"/>
        </w:rPr>
        <w:lastRenderedPageBreak/>
        <w:t>da Economia Urbana. Ao mapear o comércio noturno em Porto Alegre, identificar correlações entre sua evolução e indicadores socioeconômicos dos bairros, e comparar territórios com perfis distintos como Cidade Baixa e Moinhos de Vento, esta pesquisa busc</w:t>
      </w:r>
      <w:r>
        <w:rPr>
          <w:rFonts w:ascii="Times New Roman" w:eastAsia="Times New Roman" w:hAnsi="Times New Roman" w:cs="Times New Roman"/>
          <w:sz w:val="24"/>
          <w:szCs w:val="24"/>
        </w:rPr>
        <w:t>a</w:t>
      </w:r>
      <w:r w:rsidRPr="00AE44F4">
        <w:rPr>
          <w:rFonts w:ascii="Times New Roman" w:eastAsia="Times New Roman" w:hAnsi="Times New Roman" w:cs="Times New Roman"/>
          <w:sz w:val="24"/>
          <w:szCs w:val="24"/>
        </w:rPr>
        <w:t xml:space="preserve"> contribuir com evidências sobre o papel da economia noturna no desenvolvimento urbano.</w:t>
      </w:r>
      <w:bookmarkEnd w:id="6"/>
    </w:p>
    <w:p w14:paraId="0A5A7520" w14:textId="318AB6B5" w:rsidR="008F7561" w:rsidRDefault="00BE0E7A" w:rsidP="00423A41">
      <w:pPr>
        <w:spacing w:after="0" w:line="360" w:lineRule="auto"/>
        <w:ind w:firstLine="709"/>
        <w:jc w:val="both"/>
      </w:pPr>
      <w:r w:rsidRPr="00BE0E7A">
        <w:rPr>
          <w:rFonts w:ascii="Times New Roman" w:eastAsia="Times New Roman" w:hAnsi="Times New Roman" w:cs="Times New Roman"/>
          <w:sz w:val="24"/>
          <w:szCs w:val="24"/>
          <w:highlight w:val="yellow"/>
        </w:rPr>
        <w:t>O trabalho está estruturado em seis capítulos. No Capítulo 2, apresenta-se o referencial teórico sobre Economia Urbana e comércio noturno, abordando seus conceitos e características. No Capítulo 3, contextualiza-se a cidade de Porto Alegre e suas particularidades históricas e urbanas, seguido da análise das dinâmicas do comércio noturno na cidade, com destaque para os bairros Cidade Baixa e Moinhos de Vento. No Capítulo 4, descreve-se a metodologia adotada para a análise dos dados. No Capítulo 5, são apresentados os resultados empíricos e as discussões articuladas ao referencial teórico. Por fim, o Capítulo 6 apresenta as conclusões do trabalho e recomendações para pesquisas futuras.</w:t>
      </w:r>
      <w:r>
        <w:rPr>
          <w:rFonts w:ascii="Times New Roman" w:eastAsia="Times New Roman" w:hAnsi="Times New Roman" w:cs="Times New Roman"/>
          <w:sz w:val="24"/>
          <w:szCs w:val="24"/>
          <w:highlight w:val="yellow"/>
        </w:rPr>
        <w:t xml:space="preserve"> </w:t>
      </w:r>
      <w:r w:rsidR="008F7561">
        <w:rPr>
          <w:rFonts w:ascii="Times New Roman" w:eastAsia="Times New Roman" w:hAnsi="Times New Roman" w:cs="Times New Roman"/>
          <w:color w:val="FF0000"/>
          <w:sz w:val="24"/>
          <w:szCs w:val="24"/>
        </w:rPr>
        <w:t>(REVISAR QUANDO O TRABALHO TIVER A ESTRUTURA DEFINIDA)</w:t>
      </w:r>
    </w:p>
    <w:p w14:paraId="545DB4F4" w14:textId="77777777" w:rsidR="00BE0E7A" w:rsidRDefault="00BE0E7A">
      <w:pPr>
        <w:rPr>
          <w:rFonts w:ascii="Times New Roman" w:eastAsia="Times New Roman" w:hAnsi="Times New Roman" w:cs="Times New Roman"/>
          <w:b/>
          <w:bCs/>
          <w:sz w:val="24"/>
          <w:szCs w:val="24"/>
          <w:lang w:eastAsia="pt-BR"/>
        </w:rPr>
      </w:pPr>
      <w:bookmarkStart w:id="7" w:name="_Toc225944924"/>
      <w:bookmarkStart w:id="8" w:name="_Toc228268362"/>
      <w:r>
        <w:rPr>
          <w:rFonts w:ascii="Times New Roman" w:eastAsia="Times New Roman" w:hAnsi="Times New Roman" w:cs="Times New Roman"/>
          <w:b/>
          <w:bCs/>
          <w:sz w:val="24"/>
          <w:szCs w:val="24"/>
        </w:rPr>
        <w:br w:type="page"/>
      </w:r>
    </w:p>
    <w:p w14:paraId="4B4BF4B6" w14:textId="3EDD8C57" w:rsidR="008F7561" w:rsidRDefault="008F7561" w:rsidP="00A638FD">
      <w:pPr>
        <w:pStyle w:val="Ttulo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ECONOMIA URBANA: CONCEITOS E COMÉRCIO NOTURNO</w:t>
      </w:r>
      <w:bookmarkEnd w:id="7"/>
      <w:bookmarkEnd w:id="8"/>
    </w:p>
    <w:p w14:paraId="3BF7CAC6" w14:textId="102F76FC" w:rsidR="008F7561" w:rsidRDefault="008F7561" w:rsidP="00467B42">
      <w:pPr>
        <w:spacing w:after="0" w:line="360" w:lineRule="auto"/>
        <w:ind w:firstLine="709"/>
        <w:jc w:val="both"/>
        <w:rPr>
          <w:rFonts w:ascii="Times New Roman" w:eastAsia="Times New Roman" w:hAnsi="Times New Roman" w:cs="Times New Roman"/>
          <w:sz w:val="24"/>
          <w:szCs w:val="24"/>
        </w:rPr>
      </w:pPr>
      <w:bookmarkStart w:id="9" w:name="_Hlk226744023"/>
      <w:r>
        <w:rPr>
          <w:rFonts w:ascii="Times New Roman" w:eastAsia="Times New Roman" w:hAnsi="Times New Roman" w:cs="Times New Roman"/>
          <w:sz w:val="24"/>
          <w:szCs w:val="24"/>
        </w:rPr>
        <w:t>Este capítulo apresenta o referencial teórico que fundamenta a análise desenvolvida ao longo do trabalho. Parte-se da definição e dos conceitos centrais da Economia Urbana, com ênfase nos mecanismos de aglomeração e formação de centralidades urbanas. Em seguida, discute-se como o espaço urbano é socialmente produzido e apropriado, a partir de autores como Harvey e Jacobs. A segunda metade do capítulo aproxima esse arcabouço ao objeto de estudo: a economia noturna, sendo apresentada como um campo específico da Economia Urbana, seguida de uma discussão sobre sua relação com o desenvolvimento humano e sobre as tensões e contradições associadas à expansão das atividades noturnas nas cidades</w:t>
      </w:r>
      <w:bookmarkEnd w:id="9"/>
      <w:r>
        <w:rPr>
          <w:rFonts w:ascii="Times New Roman" w:eastAsia="Times New Roman" w:hAnsi="Times New Roman" w:cs="Times New Roman"/>
          <w:sz w:val="24"/>
          <w:szCs w:val="24"/>
        </w:rPr>
        <w:t xml:space="preserve">. </w:t>
      </w:r>
    </w:p>
    <w:p w14:paraId="07F44D75" w14:textId="77777777" w:rsidR="00467B42" w:rsidRDefault="00467B42" w:rsidP="00467B42">
      <w:pPr>
        <w:spacing w:after="0" w:line="360" w:lineRule="auto"/>
        <w:ind w:firstLine="709"/>
        <w:jc w:val="both"/>
        <w:rPr>
          <w:rFonts w:ascii="Times New Roman" w:eastAsia="Times New Roman" w:hAnsi="Times New Roman" w:cs="Times New Roman"/>
          <w:sz w:val="24"/>
          <w:szCs w:val="24"/>
        </w:rPr>
      </w:pPr>
    </w:p>
    <w:p w14:paraId="2C2AF3E9" w14:textId="77777777" w:rsidR="008F7561" w:rsidRDefault="008F7561" w:rsidP="00467B42">
      <w:pPr>
        <w:pStyle w:val="Ttulo2"/>
        <w:spacing w:before="0" w:after="0" w:line="360" w:lineRule="auto"/>
        <w:ind w:right="0"/>
        <w:jc w:val="both"/>
        <w:rPr>
          <w:b w:val="0"/>
          <w:bCs w:val="0"/>
        </w:rPr>
      </w:pPr>
      <w:bookmarkStart w:id="10" w:name="_Toc225944925"/>
      <w:bookmarkStart w:id="11" w:name="_Toc228268363"/>
      <w:r>
        <w:rPr>
          <w:b w:val="0"/>
          <w:bCs w:val="0"/>
        </w:rPr>
        <w:t xml:space="preserve">2.1 DEFINIÇÃO E ESCOPO DA ECONOMIA </w:t>
      </w:r>
      <w:commentRangeStart w:id="12"/>
      <w:r>
        <w:rPr>
          <w:b w:val="0"/>
          <w:bCs w:val="0"/>
        </w:rPr>
        <w:t>URBANA</w:t>
      </w:r>
      <w:bookmarkEnd w:id="10"/>
      <w:bookmarkEnd w:id="11"/>
      <w:commentRangeEnd w:id="12"/>
      <w:r w:rsidR="00430DF9">
        <w:rPr>
          <w:rStyle w:val="Refdecomentrio"/>
          <w:b w:val="0"/>
          <w:bCs w:val="0"/>
          <w:sz w:val="24"/>
          <w:szCs w:val="24"/>
        </w:rPr>
        <w:commentReference w:id="12"/>
      </w:r>
    </w:p>
    <w:p w14:paraId="52E11546" w14:textId="45526296" w:rsidR="00430DF9" w:rsidRDefault="00430DF9" w:rsidP="00430DF9">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Uma cidade pode ser definida como uma área geográfica caracterizada pela concentração de população e atividades em um espaço relativamente pequeno, ou seja, por uma elevada densidade populacional em comparação com as demais áreas ao seu redor. Mais do que uma concentração física de edifícios, a cidade é, nas palavras de </w:t>
      </w:r>
      <w:proofErr w:type="spellStart"/>
      <w:r>
        <w:rPr>
          <w:rFonts w:ascii="Times New Roman" w:eastAsia="Times New Roman" w:hAnsi="Times New Roman" w:cs="Times New Roman"/>
          <w:color w:val="000000"/>
          <w:sz w:val="24"/>
          <w:szCs w:val="24"/>
        </w:rPr>
        <w:t>Glaeser</w:t>
      </w:r>
      <w:proofErr w:type="spellEnd"/>
      <w:r>
        <w:rPr>
          <w:rFonts w:ascii="Times New Roman" w:eastAsia="Times New Roman" w:hAnsi="Times New Roman" w:cs="Times New Roman"/>
          <w:color w:val="000000"/>
          <w:sz w:val="24"/>
          <w:szCs w:val="24"/>
        </w:rPr>
        <w:t xml:space="preserve"> (2011), a maior invenção humana, pois permite o compartilhamento contínuo de conhecimento, ideias e recursos, superando desafios de sobrevivência e infraestrutura que seriam insolúveis de forma isolada. Uma característica essencial desse ambiente é o contato frequente entre indivíduos e atividades econômicas, viabilizado pela proximidade espacial entre eles (O’SULLIVAN, 2011). </w:t>
      </w:r>
    </w:p>
    <w:p w14:paraId="5AB562BB" w14:textId="133E0690" w:rsidR="00430DF9" w:rsidRPr="006D540C" w:rsidRDefault="00430DF9" w:rsidP="00430DF9">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questão fundamental que emerge dessa constatação é: por que as cidades existem? A resposta está, em grande medida, nos ganhos de aglomeração – os benefícios gerados pela proximidade entre pessoas, empresas e serviços. Esses ganhos ampliam a produtividade, reduzem custos de transporte e transação e favorecem o compartilhamento de infraestrutura e mercados de trabalho, e intensificam a circulação de informação e conhecimento (GLAESER, 2011). As cidades existem, portanto, porque a concentração espacial é economicamente vantajosa para os agentes que nela se instalam. </w:t>
      </w:r>
    </w:p>
    <w:p w14:paraId="53AA5BD7" w14:textId="13CC903A" w:rsidR="00430DF9" w:rsidRDefault="00124CFB" w:rsidP="00124CFB">
      <w:pPr>
        <w:spacing w:after="0" w:line="360" w:lineRule="auto"/>
        <w:ind w:firstLine="709"/>
        <w:jc w:val="both"/>
        <w:rPr>
          <w:rFonts w:ascii="Times New Roman" w:eastAsia="Times New Roman" w:hAnsi="Times New Roman" w:cs="Times New Roman"/>
          <w:color w:val="000000"/>
          <w:sz w:val="24"/>
          <w:szCs w:val="24"/>
        </w:rPr>
      </w:pPr>
      <w:r w:rsidRPr="00124CFB">
        <w:rPr>
          <w:rFonts w:ascii="Times New Roman" w:eastAsia="Times New Roman" w:hAnsi="Times New Roman" w:cs="Times New Roman"/>
          <w:color w:val="000000"/>
          <w:sz w:val="24"/>
          <w:szCs w:val="24"/>
        </w:rPr>
        <w:t xml:space="preserve">É precisamente para estudar essa dinâmica </w:t>
      </w:r>
      <w:r>
        <w:rPr>
          <w:rFonts w:ascii="Times New Roman" w:eastAsia="Times New Roman" w:hAnsi="Times New Roman" w:cs="Times New Roman"/>
          <w:color w:val="000000"/>
          <w:sz w:val="24"/>
          <w:szCs w:val="24"/>
        </w:rPr>
        <w:t>–</w:t>
      </w:r>
      <w:r w:rsidRPr="00124CFB">
        <w:rPr>
          <w:rFonts w:ascii="Times New Roman" w:eastAsia="Times New Roman" w:hAnsi="Times New Roman" w:cs="Times New Roman"/>
          <w:color w:val="000000"/>
          <w:sz w:val="24"/>
          <w:szCs w:val="24"/>
        </w:rPr>
        <w:t xml:space="preserve"> como a concentração espacial de pessoas e atividades se organiza, quais decisões a determinam e que efeitos ela produz </w:t>
      </w:r>
      <w:r>
        <w:rPr>
          <w:rFonts w:ascii="Times New Roman" w:eastAsia="Times New Roman" w:hAnsi="Times New Roman" w:cs="Times New Roman"/>
          <w:color w:val="000000"/>
          <w:sz w:val="24"/>
          <w:szCs w:val="24"/>
        </w:rPr>
        <w:t>–</w:t>
      </w:r>
      <w:r w:rsidRPr="00124CFB">
        <w:rPr>
          <w:rFonts w:ascii="Times New Roman" w:eastAsia="Times New Roman" w:hAnsi="Times New Roman" w:cs="Times New Roman"/>
          <w:color w:val="000000"/>
          <w:sz w:val="24"/>
          <w:szCs w:val="24"/>
        </w:rPr>
        <w:t xml:space="preserve"> que se constitui o campo da Economia Urbana. Situado na intersecção entre Economia e Geografia, o campo articula a análise das decisões de famílias e firmas com a dimensão espacial do território, examinando como essas decisões se organizam no espaço urbano (O'SULLIVAN, 2011). A articulação sistemática entre espaço e economia foi formalizada por Krugman (1991), que </w:t>
      </w:r>
      <w:r w:rsidRPr="00124CFB">
        <w:rPr>
          <w:rFonts w:ascii="Times New Roman" w:eastAsia="Times New Roman" w:hAnsi="Times New Roman" w:cs="Times New Roman"/>
          <w:color w:val="000000"/>
          <w:sz w:val="24"/>
          <w:szCs w:val="24"/>
        </w:rPr>
        <w:lastRenderedPageBreak/>
        <w:t>demonstrou como forças de aglomeração e custos de transporte explicam a concentração de atividades produtivas em determinadas regiões, estabelecendo as bases da Nova Geografia Econômica.</w:t>
      </w:r>
    </w:p>
    <w:p w14:paraId="1C4C4E54" w14:textId="63700EF4" w:rsidR="00124CFB" w:rsidRDefault="00124CFB" w:rsidP="00124CFB">
      <w:pPr>
        <w:spacing w:after="0" w:line="360" w:lineRule="auto"/>
        <w:ind w:firstLine="709"/>
        <w:jc w:val="both"/>
        <w:rPr>
          <w:rFonts w:ascii="Times New Roman" w:eastAsia="Times New Roman" w:hAnsi="Times New Roman" w:cs="Times New Roman"/>
          <w:color w:val="000000"/>
          <w:sz w:val="24"/>
          <w:szCs w:val="24"/>
        </w:rPr>
      </w:pPr>
      <w:r w:rsidRPr="00124CFB">
        <w:rPr>
          <w:rFonts w:ascii="Times New Roman" w:eastAsia="Times New Roman" w:hAnsi="Times New Roman" w:cs="Times New Roman"/>
          <w:color w:val="000000"/>
          <w:sz w:val="24"/>
          <w:szCs w:val="24"/>
        </w:rPr>
        <w:t xml:space="preserve">O campo consolidou-se como disciplina acadêmica nos anos 1960, a partir dos trabalhos fundadores de Alonso (1964), Mills (1967) e </w:t>
      </w:r>
      <w:proofErr w:type="spellStart"/>
      <w:r w:rsidRPr="00124CFB">
        <w:rPr>
          <w:rFonts w:ascii="Times New Roman" w:eastAsia="Times New Roman" w:hAnsi="Times New Roman" w:cs="Times New Roman"/>
          <w:color w:val="000000"/>
          <w:sz w:val="24"/>
          <w:szCs w:val="24"/>
        </w:rPr>
        <w:t>Muth</w:t>
      </w:r>
      <w:proofErr w:type="spellEnd"/>
      <w:r w:rsidRPr="00124CFB">
        <w:rPr>
          <w:rFonts w:ascii="Times New Roman" w:eastAsia="Times New Roman" w:hAnsi="Times New Roman" w:cs="Times New Roman"/>
          <w:color w:val="000000"/>
          <w:sz w:val="24"/>
          <w:szCs w:val="24"/>
        </w:rPr>
        <w:t xml:space="preserve"> (1969) </w:t>
      </w:r>
      <w:r>
        <w:rPr>
          <w:rFonts w:ascii="Times New Roman" w:eastAsia="Times New Roman" w:hAnsi="Times New Roman" w:cs="Times New Roman"/>
          <w:color w:val="000000"/>
          <w:sz w:val="24"/>
          <w:szCs w:val="24"/>
        </w:rPr>
        <w:t>–</w:t>
      </w:r>
      <w:r w:rsidRPr="00124CFB">
        <w:rPr>
          <w:rFonts w:ascii="Times New Roman" w:eastAsia="Times New Roman" w:hAnsi="Times New Roman" w:cs="Times New Roman"/>
          <w:color w:val="000000"/>
          <w:sz w:val="24"/>
          <w:szCs w:val="24"/>
        </w:rPr>
        <w:t xml:space="preserve"> inspirados pela teoria da renda da terra de Von </w:t>
      </w:r>
      <w:proofErr w:type="spellStart"/>
      <w:r w:rsidRPr="00124CFB">
        <w:rPr>
          <w:rFonts w:ascii="Times New Roman" w:eastAsia="Times New Roman" w:hAnsi="Times New Roman" w:cs="Times New Roman"/>
          <w:color w:val="000000"/>
          <w:sz w:val="24"/>
          <w:szCs w:val="24"/>
        </w:rPr>
        <w:t>Thünen</w:t>
      </w:r>
      <w:proofErr w:type="spellEnd"/>
      <w:r w:rsidRPr="00124CFB">
        <w:rPr>
          <w:rFonts w:ascii="Times New Roman" w:eastAsia="Times New Roman" w:hAnsi="Times New Roman" w:cs="Times New Roman"/>
          <w:color w:val="000000"/>
          <w:sz w:val="24"/>
          <w:szCs w:val="24"/>
        </w:rPr>
        <w:t xml:space="preserve"> (1826). Alonso (1964) formulou o modelo de </w:t>
      </w:r>
      <w:proofErr w:type="spellStart"/>
      <w:r w:rsidRPr="00124CFB">
        <w:rPr>
          <w:rFonts w:ascii="Times New Roman" w:eastAsia="Times New Roman" w:hAnsi="Times New Roman" w:cs="Times New Roman"/>
          <w:color w:val="000000"/>
          <w:sz w:val="24"/>
          <w:szCs w:val="24"/>
        </w:rPr>
        <w:t>bid-rent</w:t>
      </w:r>
      <w:proofErr w:type="spellEnd"/>
      <w:r w:rsidRPr="00124CFB">
        <w:rPr>
          <w:rFonts w:ascii="Times New Roman" w:eastAsia="Times New Roman" w:hAnsi="Times New Roman" w:cs="Times New Roman"/>
          <w:color w:val="000000"/>
          <w:sz w:val="24"/>
          <w:szCs w:val="24"/>
        </w:rPr>
        <w:t xml:space="preserve">, que explica como o valor do solo urbano varia em função da distância ao centro da cidade, com base na disposição a pagar dos agentes por diferentes localizações. Mills (1967) desenvolveu modelos sobre densidade populacional e estrutura interna das cidades, relacionando localização, densidade e custos de transporte. </w:t>
      </w:r>
      <w:proofErr w:type="spellStart"/>
      <w:r w:rsidRPr="00124CFB">
        <w:rPr>
          <w:rFonts w:ascii="Times New Roman" w:eastAsia="Times New Roman" w:hAnsi="Times New Roman" w:cs="Times New Roman"/>
          <w:color w:val="000000"/>
          <w:sz w:val="24"/>
          <w:szCs w:val="24"/>
        </w:rPr>
        <w:t>Muth</w:t>
      </w:r>
      <w:proofErr w:type="spellEnd"/>
      <w:r w:rsidRPr="00124CFB">
        <w:rPr>
          <w:rFonts w:ascii="Times New Roman" w:eastAsia="Times New Roman" w:hAnsi="Times New Roman" w:cs="Times New Roman"/>
          <w:color w:val="000000"/>
          <w:sz w:val="24"/>
          <w:szCs w:val="24"/>
        </w:rPr>
        <w:t xml:space="preserve"> (1969) integrou fatores econômicos e demográficos, propondo modelos de decisão locacional residencial a partir de preferências e restrições de renda. Em conjunto, esses autores estabeleceram as bases analíticas que orientam a Economia Urbana até hoje.</w:t>
      </w:r>
    </w:p>
    <w:p w14:paraId="666DEE6D" w14:textId="53B18B2A" w:rsidR="00124CFB" w:rsidRDefault="008368C2" w:rsidP="00467B42">
      <w:pPr>
        <w:spacing w:after="0" w:line="360" w:lineRule="auto"/>
        <w:ind w:firstLine="709"/>
        <w:jc w:val="both"/>
        <w:rPr>
          <w:rFonts w:ascii="Times New Roman" w:eastAsia="Times New Roman" w:hAnsi="Times New Roman" w:cs="Times New Roman"/>
          <w:color w:val="000000"/>
          <w:sz w:val="24"/>
          <w:szCs w:val="24"/>
        </w:rPr>
      </w:pPr>
      <w:r w:rsidRPr="008368C2">
        <w:rPr>
          <w:rFonts w:ascii="Times New Roman" w:eastAsia="Times New Roman" w:hAnsi="Times New Roman" w:cs="Times New Roman"/>
          <w:color w:val="000000"/>
          <w:sz w:val="24"/>
          <w:szCs w:val="24"/>
        </w:rPr>
        <w:t xml:space="preserve">Conforme </w:t>
      </w:r>
      <w:proofErr w:type="spellStart"/>
      <w:r w:rsidRPr="008368C2">
        <w:rPr>
          <w:rFonts w:ascii="Times New Roman" w:eastAsia="Times New Roman" w:hAnsi="Times New Roman" w:cs="Times New Roman"/>
          <w:color w:val="000000"/>
          <w:sz w:val="24"/>
          <w:szCs w:val="24"/>
        </w:rPr>
        <w:t>O'Sullivan</w:t>
      </w:r>
      <w:proofErr w:type="spellEnd"/>
      <w:r w:rsidRPr="008368C2">
        <w:rPr>
          <w:rFonts w:ascii="Times New Roman" w:eastAsia="Times New Roman" w:hAnsi="Times New Roman" w:cs="Times New Roman"/>
          <w:color w:val="000000"/>
          <w:sz w:val="24"/>
          <w:szCs w:val="24"/>
        </w:rPr>
        <w:t xml:space="preserve"> (2011), o campo organiza-se em torno de seis grandes áreas de estudo: (i) forças de mercado no desenvolvimento das cidades; (</w:t>
      </w:r>
      <w:proofErr w:type="spellStart"/>
      <w:r w:rsidRPr="008368C2">
        <w:rPr>
          <w:rFonts w:ascii="Times New Roman" w:eastAsia="Times New Roman" w:hAnsi="Times New Roman" w:cs="Times New Roman"/>
          <w:color w:val="000000"/>
          <w:sz w:val="24"/>
          <w:szCs w:val="24"/>
        </w:rPr>
        <w:t>ii</w:t>
      </w:r>
      <w:proofErr w:type="spellEnd"/>
      <w:r w:rsidRPr="008368C2">
        <w:rPr>
          <w:rFonts w:ascii="Times New Roman" w:eastAsia="Times New Roman" w:hAnsi="Times New Roman" w:cs="Times New Roman"/>
          <w:color w:val="000000"/>
          <w:sz w:val="24"/>
          <w:szCs w:val="24"/>
        </w:rPr>
        <w:t>) uso do solo urbano; (</w:t>
      </w:r>
      <w:proofErr w:type="spellStart"/>
      <w:r w:rsidRPr="008368C2">
        <w:rPr>
          <w:rFonts w:ascii="Times New Roman" w:eastAsia="Times New Roman" w:hAnsi="Times New Roman" w:cs="Times New Roman"/>
          <w:color w:val="000000"/>
          <w:sz w:val="24"/>
          <w:szCs w:val="24"/>
        </w:rPr>
        <w:t>iii</w:t>
      </w:r>
      <w:proofErr w:type="spellEnd"/>
      <w:r w:rsidRPr="008368C2">
        <w:rPr>
          <w:rFonts w:ascii="Times New Roman" w:eastAsia="Times New Roman" w:hAnsi="Times New Roman" w:cs="Times New Roman"/>
          <w:color w:val="000000"/>
          <w:sz w:val="24"/>
          <w:szCs w:val="24"/>
        </w:rPr>
        <w:t>) transporte urbano; (</w:t>
      </w:r>
      <w:proofErr w:type="spellStart"/>
      <w:r w:rsidRPr="008368C2">
        <w:rPr>
          <w:rFonts w:ascii="Times New Roman" w:eastAsia="Times New Roman" w:hAnsi="Times New Roman" w:cs="Times New Roman"/>
          <w:color w:val="000000"/>
          <w:sz w:val="24"/>
          <w:szCs w:val="24"/>
        </w:rPr>
        <w:t>iv</w:t>
      </w:r>
      <w:proofErr w:type="spellEnd"/>
      <w:r w:rsidRPr="008368C2">
        <w:rPr>
          <w:rFonts w:ascii="Times New Roman" w:eastAsia="Times New Roman" w:hAnsi="Times New Roman" w:cs="Times New Roman"/>
          <w:color w:val="000000"/>
          <w:sz w:val="24"/>
          <w:szCs w:val="24"/>
        </w:rPr>
        <w:t>) crime e políticas públicas; (v) habitação e políticas públicas; e (vi) impostos e gastos do governo local. Este trabalho se insere especialmente nas áreas (i) e (</w:t>
      </w:r>
      <w:proofErr w:type="spellStart"/>
      <w:r w:rsidRPr="008368C2">
        <w:rPr>
          <w:rFonts w:ascii="Times New Roman" w:eastAsia="Times New Roman" w:hAnsi="Times New Roman" w:cs="Times New Roman"/>
          <w:color w:val="000000"/>
          <w:sz w:val="24"/>
          <w:szCs w:val="24"/>
        </w:rPr>
        <w:t>ii</w:t>
      </w:r>
      <w:proofErr w:type="spellEnd"/>
      <w:r w:rsidRPr="008368C2">
        <w:rPr>
          <w:rFonts w:ascii="Times New Roman" w:eastAsia="Times New Roman" w:hAnsi="Times New Roman" w:cs="Times New Roman"/>
          <w:color w:val="000000"/>
          <w:sz w:val="24"/>
          <w:szCs w:val="24"/>
        </w:rPr>
        <w:t>): o comércio noturno é, simultaneamente, um resultado das forças de mercado que moldam o desenvolvimento das cidades e um fenômeno diretamente condicionado pelas decisões de uso do solo urbano e pela regulação municipal.</w:t>
      </w:r>
    </w:p>
    <w:p w14:paraId="28E448BC" w14:textId="6B47F048" w:rsidR="00124CFB" w:rsidRDefault="008368C2" w:rsidP="008368C2">
      <w:pPr>
        <w:spacing w:after="0" w:line="360" w:lineRule="auto"/>
        <w:ind w:firstLine="709"/>
        <w:jc w:val="both"/>
        <w:rPr>
          <w:rFonts w:ascii="Times New Roman" w:eastAsia="Times New Roman" w:hAnsi="Times New Roman" w:cs="Times New Roman"/>
          <w:color w:val="000000"/>
          <w:sz w:val="24"/>
          <w:szCs w:val="24"/>
        </w:rPr>
      </w:pPr>
      <w:r w:rsidRPr="008368C2">
        <w:rPr>
          <w:rFonts w:ascii="Times New Roman" w:eastAsia="Times New Roman" w:hAnsi="Times New Roman" w:cs="Times New Roman"/>
          <w:color w:val="000000"/>
          <w:sz w:val="24"/>
          <w:szCs w:val="24"/>
        </w:rPr>
        <w:t xml:space="preserve">Contudo, o processo de aglomeração não é inteiramente eficiente nem socialmente neutro. A concentração de pessoas e recursos em determinadas áreas pode gerar externalidades negativas </w:t>
      </w:r>
      <w:r>
        <w:rPr>
          <w:rFonts w:ascii="Times New Roman" w:eastAsia="Times New Roman" w:hAnsi="Times New Roman" w:cs="Times New Roman"/>
          <w:color w:val="000000"/>
          <w:sz w:val="24"/>
          <w:szCs w:val="24"/>
        </w:rPr>
        <w:t>–</w:t>
      </w:r>
      <w:r w:rsidRPr="008368C2">
        <w:rPr>
          <w:rFonts w:ascii="Times New Roman" w:eastAsia="Times New Roman" w:hAnsi="Times New Roman" w:cs="Times New Roman"/>
          <w:color w:val="000000"/>
          <w:sz w:val="24"/>
          <w:szCs w:val="24"/>
        </w:rPr>
        <w:t xml:space="preserve"> custos sociais que recaem sobre agentes que não participam diretamente dos ganhos de aglomeração </w:t>
      </w:r>
      <w:r>
        <w:rPr>
          <w:rFonts w:ascii="Times New Roman" w:eastAsia="Times New Roman" w:hAnsi="Times New Roman" w:cs="Times New Roman"/>
          <w:color w:val="000000"/>
          <w:sz w:val="24"/>
          <w:szCs w:val="24"/>
        </w:rPr>
        <w:t>–</w:t>
      </w:r>
      <w:r w:rsidRPr="008368C2">
        <w:rPr>
          <w:rFonts w:ascii="Times New Roman" w:eastAsia="Times New Roman" w:hAnsi="Times New Roman" w:cs="Times New Roman"/>
          <w:color w:val="000000"/>
          <w:sz w:val="24"/>
          <w:szCs w:val="24"/>
        </w:rPr>
        <w:t xml:space="preserve"> e reproduzir desigualdades socioespaciais que se acumulam ao longo do tempo. Singer (1977) demonstra que o desenvolvimento urbano brasileiro é historicamente marcado por assimetrias estruturais entre bairros centrais e áreas periféricas, resultantes de ciclos econômicos e de um processo de urbanização que concentrou investimentos e serviços em determinados territórios. Santos (2006) aprofunda essa leitura ao mostrar que a produção do espaço urbano no Brasil é intrinsecamente desigual: a localização de atividades econômicas e serviços não obedece a uma lógica de eficiência distributiva, mas reflete e reproduz hierarquias sociais e diferenciais de poder. Compreender o comércio noturno em Porto Alegre exige, portanto, partir dessa premissa: a distribuição das atividades noturnas pela cidade não é aleatória nem homogênea, mas expressão das mesmas desigualdades que estruturam o espaço urbano como um todo.</w:t>
      </w:r>
    </w:p>
    <w:p w14:paraId="1CE92A15" w14:textId="6AB212A8" w:rsidR="00124CFB" w:rsidRDefault="008368C2" w:rsidP="008368C2">
      <w:pPr>
        <w:spacing w:after="0" w:line="360" w:lineRule="auto"/>
        <w:ind w:firstLine="709"/>
        <w:jc w:val="both"/>
        <w:rPr>
          <w:rFonts w:ascii="Times New Roman" w:eastAsia="Times New Roman" w:hAnsi="Times New Roman" w:cs="Times New Roman"/>
          <w:color w:val="000000"/>
          <w:sz w:val="24"/>
          <w:szCs w:val="24"/>
        </w:rPr>
      </w:pPr>
      <w:r w:rsidRPr="008368C2">
        <w:rPr>
          <w:rFonts w:ascii="Times New Roman" w:eastAsia="Times New Roman" w:hAnsi="Times New Roman" w:cs="Times New Roman"/>
          <w:color w:val="000000"/>
          <w:sz w:val="24"/>
          <w:szCs w:val="24"/>
        </w:rPr>
        <w:lastRenderedPageBreak/>
        <w:t xml:space="preserve">A isso se acrescenta uma dimensão analítica específica do comércio noturno, que o distingue de outras atividades econômicas urbanas: sua temporalidade. Diferentemente do comércio e dos serviços convencionais, que operam essencialmente durante o dia, o comércio noturno representa uma extensão do uso do espaço urbano para além do horário comercial tradicional </w:t>
      </w:r>
      <w:r>
        <w:rPr>
          <w:rFonts w:ascii="Times New Roman" w:eastAsia="Times New Roman" w:hAnsi="Times New Roman" w:cs="Times New Roman"/>
          <w:color w:val="000000"/>
          <w:sz w:val="24"/>
          <w:szCs w:val="24"/>
        </w:rPr>
        <w:t>–</w:t>
      </w:r>
      <w:r w:rsidRPr="008368C2">
        <w:rPr>
          <w:rFonts w:ascii="Times New Roman" w:eastAsia="Times New Roman" w:hAnsi="Times New Roman" w:cs="Times New Roman"/>
          <w:color w:val="000000"/>
          <w:sz w:val="24"/>
          <w:szCs w:val="24"/>
        </w:rPr>
        <w:t xml:space="preserve"> uma reapropriação dos mesmos territórios em um tempo distinto, com lógicas próprias de consumo, sociabilidade e regulação. Isso implica que os padrões de localização, os conflitos de convivência e os efeitos sobre o desenvolvimento dos bairros associados ao comércio noturno não são simplesmente os mesmos do comércio diurno deslocados para a noite: trata-se de um circuito econômico e social com dinâmicas específicas, que a Economia Urbana tem crescentes condições de analisar. É nesse sentido que o tema se justifica como objeto legítimo de pesquisa no campo, e é essa perspectiva que orienta a revisão teórica desenvolvida nas seções seguintes.</w:t>
      </w:r>
    </w:p>
    <w:p w14:paraId="5DBBFEEB" w14:textId="77777777" w:rsidR="00467B42" w:rsidRPr="00162356" w:rsidRDefault="00467B42" w:rsidP="00467B42">
      <w:pPr>
        <w:spacing w:after="0" w:line="360" w:lineRule="auto"/>
        <w:ind w:firstLine="709"/>
        <w:jc w:val="both"/>
        <w:rPr>
          <w:rFonts w:ascii="Times New Roman" w:eastAsia="Times New Roman" w:hAnsi="Times New Roman" w:cs="Times New Roman"/>
          <w:color w:val="000000"/>
          <w:sz w:val="24"/>
          <w:szCs w:val="24"/>
        </w:rPr>
      </w:pPr>
    </w:p>
    <w:p w14:paraId="41DB2A91" w14:textId="77777777" w:rsidR="008F7561" w:rsidRDefault="008F7561" w:rsidP="00467B42">
      <w:pPr>
        <w:pStyle w:val="Ttulo2"/>
        <w:spacing w:before="0" w:after="0" w:line="360" w:lineRule="auto"/>
        <w:ind w:right="0"/>
        <w:jc w:val="both"/>
        <w:rPr>
          <w:b w:val="0"/>
          <w:bCs w:val="0"/>
        </w:rPr>
      </w:pPr>
      <w:bookmarkStart w:id="13" w:name="_Toc225944926"/>
      <w:bookmarkStart w:id="14" w:name="_Toc228268364"/>
      <w:r>
        <w:rPr>
          <w:b w:val="0"/>
          <w:bCs w:val="0"/>
        </w:rPr>
        <w:t>2.2 AGLOMERAÇÃO E CENTRALIDADES URBANAS</w:t>
      </w:r>
      <w:bookmarkEnd w:id="13"/>
      <w:bookmarkEnd w:id="14"/>
    </w:p>
    <w:p w14:paraId="0FFCDCE3"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commentRangeStart w:id="15"/>
      <w:r>
        <w:rPr>
          <w:rFonts w:ascii="Times New Roman" w:eastAsia="Times New Roman" w:hAnsi="Times New Roman" w:cs="Times New Roman"/>
          <w:color w:val="000000"/>
          <w:sz w:val="24"/>
          <w:szCs w:val="24"/>
        </w:rPr>
        <w:t>Na literatura de Economia Urbana, as economias de aglomeração são frequentemente apontadas como um dos principais motores do crescimento das cidades, em razão dos benefícios obtidos por empresas e indivíduos ao se localizarem próximos entre si. Entre esses benefícios, destacam-se o compartilhamento de infraestrutura, a proximidade dos mercados consumidores, o acesso mais amplo ao mercado de trabalho e a intensificação das trocas econômicas e informacionais. Nas cidades contemporâneas, tais economias manifestam-se na concentração de atividades comerciais e de serviços em áreas específicas, produzindo fluxos econômicos intensos e reforçando a formação de centralidades urbanas (GLAESER, 2011; O’SULLIVAN, 2011).</w:t>
      </w:r>
    </w:p>
    <w:p w14:paraId="72B2ACA1"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teoria urbana passou por transformações importantes ao longo do tempo. Entre as formulações clássicas, destacam-se os modelos de </w:t>
      </w:r>
      <w:r w:rsidRPr="00456DFB">
        <w:rPr>
          <w:rFonts w:ascii="Times New Roman" w:eastAsia="Times New Roman" w:hAnsi="Times New Roman" w:cs="Times New Roman"/>
          <w:color w:val="000000"/>
          <w:sz w:val="24"/>
          <w:szCs w:val="24"/>
        </w:rPr>
        <w:t xml:space="preserve">Von </w:t>
      </w:r>
      <w:proofErr w:type="spellStart"/>
      <w:r w:rsidRPr="00456DFB">
        <w:rPr>
          <w:rFonts w:ascii="Times New Roman" w:eastAsia="Times New Roman" w:hAnsi="Times New Roman" w:cs="Times New Roman"/>
          <w:color w:val="000000"/>
          <w:sz w:val="24"/>
          <w:szCs w:val="24"/>
        </w:rPr>
        <w:t>Thünen</w:t>
      </w:r>
      <w:proofErr w:type="spellEnd"/>
      <w:r>
        <w:rPr>
          <w:rFonts w:ascii="Times New Roman" w:eastAsia="Times New Roman" w:hAnsi="Times New Roman" w:cs="Times New Roman"/>
          <w:color w:val="000000"/>
          <w:sz w:val="24"/>
          <w:szCs w:val="24"/>
        </w:rPr>
        <w:t xml:space="preserve"> (1826) e Alonso (1964), que enfatizam a relação entre localização, custos de transporte e competição pelo uso do solo. O modelo do estado isolado de </w:t>
      </w:r>
      <w:r w:rsidRPr="00456DFB">
        <w:rPr>
          <w:rFonts w:ascii="Times New Roman" w:eastAsia="Times New Roman" w:hAnsi="Times New Roman" w:cs="Times New Roman"/>
          <w:color w:val="000000"/>
          <w:sz w:val="24"/>
          <w:szCs w:val="24"/>
        </w:rPr>
        <w:t xml:space="preserve">Von </w:t>
      </w:r>
      <w:proofErr w:type="spellStart"/>
      <w:r w:rsidRPr="00456DFB">
        <w:rPr>
          <w:rFonts w:ascii="Times New Roman" w:eastAsia="Times New Roman" w:hAnsi="Times New Roman" w:cs="Times New Roman"/>
          <w:color w:val="000000"/>
          <w:sz w:val="24"/>
          <w:szCs w:val="24"/>
        </w:rPr>
        <w:t>Thünen</w:t>
      </w:r>
      <w:proofErr w:type="spellEnd"/>
      <w:r>
        <w:rPr>
          <w:rFonts w:ascii="Times New Roman" w:eastAsia="Times New Roman" w:hAnsi="Times New Roman" w:cs="Times New Roman"/>
          <w:color w:val="000000"/>
          <w:sz w:val="24"/>
          <w:szCs w:val="24"/>
        </w:rPr>
        <w:t xml:space="preserve"> (1826), por exemplo, sugere que a renda da terra tende a decrescer à medida que a distância em relação ao centro aumenta, em função dos custos de transporte elevados. Já o modelo monocêntrico AMM, desenvolvido por Alonso (1964), Mills (1967) e </w:t>
      </w:r>
      <w:proofErr w:type="spellStart"/>
      <w:r>
        <w:rPr>
          <w:rFonts w:ascii="Times New Roman" w:eastAsia="Times New Roman" w:hAnsi="Times New Roman" w:cs="Times New Roman"/>
          <w:color w:val="000000"/>
          <w:sz w:val="24"/>
          <w:szCs w:val="24"/>
        </w:rPr>
        <w:t>Muth</w:t>
      </w:r>
      <w:proofErr w:type="spellEnd"/>
      <w:r>
        <w:rPr>
          <w:rFonts w:ascii="Times New Roman" w:eastAsia="Times New Roman" w:hAnsi="Times New Roman" w:cs="Times New Roman"/>
          <w:color w:val="000000"/>
          <w:sz w:val="24"/>
          <w:szCs w:val="24"/>
        </w:rPr>
        <w:t xml:space="preserve"> (1969), </w:t>
      </w:r>
      <w:r w:rsidRPr="005770D8">
        <w:rPr>
          <w:rFonts w:ascii="Times New Roman" w:eastAsia="Times New Roman" w:hAnsi="Times New Roman" w:cs="Times New Roman"/>
          <w:color w:val="000000"/>
          <w:sz w:val="24"/>
          <w:szCs w:val="24"/>
        </w:rPr>
        <w:t xml:space="preserve">busca converter a teoria original de </w:t>
      </w:r>
      <w:r>
        <w:rPr>
          <w:rFonts w:ascii="Times New Roman" w:eastAsia="Times New Roman" w:hAnsi="Times New Roman" w:cs="Times New Roman"/>
          <w:color w:val="000000"/>
          <w:sz w:val="24"/>
          <w:szCs w:val="24"/>
        </w:rPr>
        <w:t>V</w:t>
      </w:r>
      <w:r w:rsidRPr="005770D8">
        <w:rPr>
          <w:rFonts w:ascii="Times New Roman" w:eastAsia="Times New Roman" w:hAnsi="Times New Roman" w:cs="Times New Roman"/>
          <w:color w:val="000000"/>
          <w:sz w:val="24"/>
          <w:szCs w:val="24"/>
        </w:rPr>
        <w:t xml:space="preserve">on </w:t>
      </w:r>
      <w:proofErr w:type="spellStart"/>
      <w:r w:rsidRPr="005770D8">
        <w:rPr>
          <w:rFonts w:ascii="Times New Roman" w:eastAsia="Times New Roman" w:hAnsi="Times New Roman" w:cs="Times New Roman"/>
          <w:color w:val="000000"/>
          <w:sz w:val="24"/>
          <w:szCs w:val="24"/>
        </w:rPr>
        <w:t>Thünen</w:t>
      </w:r>
      <w:proofErr w:type="spellEnd"/>
      <w:r w:rsidRPr="005770D8">
        <w:rPr>
          <w:rFonts w:ascii="Times New Roman" w:eastAsia="Times New Roman" w:hAnsi="Times New Roman" w:cs="Times New Roman"/>
          <w:color w:val="000000"/>
          <w:sz w:val="24"/>
          <w:szCs w:val="24"/>
        </w:rPr>
        <w:t xml:space="preserve"> em uma configuração mais ampla</w:t>
      </w:r>
      <w:r>
        <w:rPr>
          <w:rFonts w:ascii="Times New Roman" w:eastAsia="Times New Roman" w:hAnsi="Times New Roman" w:cs="Times New Roman"/>
          <w:color w:val="000000"/>
          <w:sz w:val="24"/>
          <w:szCs w:val="24"/>
        </w:rPr>
        <w:t xml:space="preserve">. O modelo </w:t>
      </w:r>
      <w:r w:rsidRPr="009C76CC">
        <w:rPr>
          <w:rFonts w:ascii="Times New Roman" w:eastAsia="Times New Roman" w:hAnsi="Times New Roman" w:cs="Times New Roman"/>
          <w:color w:val="000000"/>
          <w:sz w:val="24"/>
          <w:szCs w:val="24"/>
        </w:rPr>
        <w:t xml:space="preserve">utiliza o conceito de </w:t>
      </w:r>
      <w:proofErr w:type="spellStart"/>
      <w:r w:rsidRPr="00EE54B5">
        <w:rPr>
          <w:rFonts w:ascii="Times New Roman" w:eastAsia="Times New Roman" w:hAnsi="Times New Roman" w:cs="Times New Roman"/>
          <w:i/>
          <w:iCs/>
          <w:color w:val="000000"/>
          <w:sz w:val="24"/>
          <w:szCs w:val="24"/>
        </w:rPr>
        <w:t>bid</w:t>
      </w:r>
      <w:proofErr w:type="spellEnd"/>
      <w:r w:rsidRPr="00EE54B5">
        <w:rPr>
          <w:rFonts w:ascii="Times New Roman" w:eastAsia="Times New Roman" w:hAnsi="Times New Roman" w:cs="Times New Roman"/>
          <w:i/>
          <w:iCs/>
          <w:color w:val="000000"/>
          <w:sz w:val="24"/>
          <w:szCs w:val="24"/>
        </w:rPr>
        <w:t xml:space="preserve"> </w:t>
      </w:r>
      <w:proofErr w:type="spellStart"/>
      <w:r w:rsidRPr="00EE54B5">
        <w:rPr>
          <w:rFonts w:ascii="Times New Roman" w:eastAsia="Times New Roman" w:hAnsi="Times New Roman" w:cs="Times New Roman"/>
          <w:i/>
          <w:iCs/>
          <w:color w:val="000000"/>
          <w:sz w:val="24"/>
          <w:szCs w:val="24"/>
        </w:rPr>
        <w:t>rent</w:t>
      </w:r>
      <w:proofErr w:type="spellEnd"/>
      <w:r w:rsidRPr="009C76CC">
        <w:rPr>
          <w:rFonts w:ascii="Times New Roman" w:eastAsia="Times New Roman" w:hAnsi="Times New Roman" w:cs="Times New Roman"/>
          <w:color w:val="000000"/>
          <w:sz w:val="24"/>
          <w:szCs w:val="24"/>
        </w:rPr>
        <w:t xml:space="preserve"> para explicar como os preços do solo variam em função da distância </w:t>
      </w:r>
      <w:r w:rsidRPr="00C6201C">
        <w:rPr>
          <w:rFonts w:ascii="Times New Roman" w:eastAsia="Times New Roman" w:hAnsi="Times New Roman" w:cs="Times New Roman"/>
          <w:color w:val="000000"/>
          <w:sz w:val="24"/>
          <w:szCs w:val="24"/>
        </w:rPr>
        <w:t xml:space="preserve">em relação ao Central Business </w:t>
      </w:r>
      <w:proofErr w:type="spellStart"/>
      <w:r w:rsidRPr="00C6201C">
        <w:rPr>
          <w:rFonts w:ascii="Times New Roman" w:eastAsia="Times New Roman" w:hAnsi="Times New Roman" w:cs="Times New Roman"/>
          <w:color w:val="000000"/>
          <w:sz w:val="24"/>
          <w:szCs w:val="24"/>
        </w:rPr>
        <w:t>District</w:t>
      </w:r>
      <w:proofErr w:type="spellEnd"/>
      <w:r w:rsidRPr="00C6201C">
        <w:rPr>
          <w:rFonts w:ascii="Times New Roman" w:eastAsia="Times New Roman" w:hAnsi="Times New Roman" w:cs="Times New Roman"/>
          <w:color w:val="000000"/>
          <w:sz w:val="24"/>
          <w:szCs w:val="24"/>
        </w:rPr>
        <w:t xml:space="preserve"> (CBD), definido como o núcleo funcional e comercial da cidade</w:t>
      </w:r>
      <w:r w:rsidRPr="009C76CC">
        <w:rPr>
          <w:rFonts w:ascii="Times New Roman" w:eastAsia="Times New Roman" w:hAnsi="Times New Roman" w:cs="Times New Roman"/>
          <w:color w:val="000000"/>
          <w:sz w:val="24"/>
          <w:szCs w:val="24"/>
        </w:rPr>
        <w:t xml:space="preserve">. A </w:t>
      </w:r>
      <w:proofErr w:type="spellStart"/>
      <w:r w:rsidRPr="00EE54B5">
        <w:rPr>
          <w:rFonts w:ascii="Times New Roman" w:eastAsia="Times New Roman" w:hAnsi="Times New Roman" w:cs="Times New Roman"/>
          <w:i/>
          <w:iCs/>
          <w:color w:val="000000"/>
          <w:sz w:val="24"/>
          <w:szCs w:val="24"/>
        </w:rPr>
        <w:t>bid</w:t>
      </w:r>
      <w:proofErr w:type="spellEnd"/>
      <w:r w:rsidRPr="00EE54B5">
        <w:rPr>
          <w:rFonts w:ascii="Times New Roman" w:eastAsia="Times New Roman" w:hAnsi="Times New Roman" w:cs="Times New Roman"/>
          <w:i/>
          <w:iCs/>
          <w:color w:val="000000"/>
          <w:sz w:val="24"/>
          <w:szCs w:val="24"/>
        </w:rPr>
        <w:t xml:space="preserve"> </w:t>
      </w:r>
      <w:proofErr w:type="spellStart"/>
      <w:r w:rsidRPr="00EE54B5">
        <w:rPr>
          <w:rFonts w:ascii="Times New Roman" w:eastAsia="Times New Roman" w:hAnsi="Times New Roman" w:cs="Times New Roman"/>
          <w:i/>
          <w:iCs/>
          <w:color w:val="000000"/>
          <w:sz w:val="24"/>
          <w:szCs w:val="24"/>
        </w:rPr>
        <w:t>rent</w:t>
      </w:r>
      <w:proofErr w:type="spellEnd"/>
      <w:r w:rsidRPr="009C76CC">
        <w:rPr>
          <w:rFonts w:ascii="Times New Roman" w:eastAsia="Times New Roman" w:hAnsi="Times New Roman" w:cs="Times New Roman"/>
          <w:color w:val="000000"/>
          <w:sz w:val="24"/>
          <w:szCs w:val="24"/>
        </w:rPr>
        <w:t xml:space="preserve"> representa o valor máximo que um agente</w:t>
      </w:r>
      <w:r>
        <w:rPr>
          <w:rFonts w:ascii="Times New Roman" w:eastAsia="Times New Roman" w:hAnsi="Times New Roman" w:cs="Times New Roman"/>
          <w:color w:val="000000"/>
          <w:sz w:val="24"/>
          <w:szCs w:val="24"/>
        </w:rPr>
        <w:t>,</w:t>
      </w:r>
      <w:r w:rsidRPr="009C76CC">
        <w:rPr>
          <w:rFonts w:ascii="Times New Roman" w:eastAsia="Times New Roman" w:hAnsi="Times New Roman" w:cs="Times New Roman"/>
          <w:color w:val="000000"/>
          <w:sz w:val="24"/>
          <w:szCs w:val="24"/>
        </w:rPr>
        <w:t xml:space="preserve"> empresa ou morador</w:t>
      </w:r>
      <w:r>
        <w:rPr>
          <w:rFonts w:ascii="Times New Roman" w:eastAsia="Times New Roman" w:hAnsi="Times New Roman" w:cs="Times New Roman"/>
          <w:color w:val="000000"/>
          <w:sz w:val="24"/>
          <w:szCs w:val="24"/>
        </w:rPr>
        <w:t xml:space="preserve">, </w:t>
      </w:r>
      <w:r w:rsidRPr="009C76CC">
        <w:rPr>
          <w:rFonts w:ascii="Times New Roman" w:eastAsia="Times New Roman" w:hAnsi="Times New Roman" w:cs="Times New Roman"/>
          <w:color w:val="000000"/>
          <w:sz w:val="24"/>
          <w:szCs w:val="24"/>
        </w:rPr>
        <w:t xml:space="preserve">está disposto a pagar por uma localização, mantendo seu nível </w:t>
      </w:r>
      <w:r w:rsidRPr="009C76CC">
        <w:rPr>
          <w:rFonts w:ascii="Times New Roman" w:eastAsia="Times New Roman" w:hAnsi="Times New Roman" w:cs="Times New Roman"/>
          <w:color w:val="000000"/>
          <w:sz w:val="24"/>
          <w:szCs w:val="24"/>
        </w:rPr>
        <w:lastRenderedPageBreak/>
        <w:t>normal de lucro ou utilidade.</w:t>
      </w:r>
      <w:r>
        <w:rPr>
          <w:rFonts w:ascii="Times New Roman" w:eastAsia="Times New Roman" w:hAnsi="Times New Roman" w:cs="Times New Roman"/>
          <w:color w:val="000000"/>
          <w:sz w:val="24"/>
          <w:szCs w:val="24"/>
        </w:rPr>
        <w:t xml:space="preserve"> </w:t>
      </w:r>
      <w:r w:rsidRPr="009C76CC">
        <w:rPr>
          <w:rFonts w:ascii="Times New Roman" w:eastAsia="Times New Roman" w:hAnsi="Times New Roman" w:cs="Times New Roman"/>
          <w:color w:val="000000"/>
          <w:sz w:val="24"/>
          <w:szCs w:val="24"/>
        </w:rPr>
        <w:t>Para as empresas, quanto mais próximas do CBD, maior o custo do terreno, o que as leva a substituir terra por capital, resultando em edifícios mais altos e maior produtividade por unidade de área. À medida que se distanciam do centro, essa lógica se inverte: os aluguéis caem e há maior consumo de terra. Em mercados competitivos, qualquer lucro adicional decorrente de uma boa localização é absorvido pelo aumento da renda fundiária</w:t>
      </w:r>
      <w:r>
        <w:rPr>
          <w:rFonts w:ascii="Times New Roman" w:eastAsia="Times New Roman" w:hAnsi="Times New Roman" w:cs="Times New Roman"/>
          <w:color w:val="000000"/>
          <w:sz w:val="24"/>
          <w:szCs w:val="24"/>
        </w:rPr>
        <w:t xml:space="preserve"> (FREITAS, 2011)</w:t>
      </w:r>
      <w:r w:rsidRPr="009C76CC">
        <w:rPr>
          <w:rFonts w:ascii="Times New Roman" w:eastAsia="Times New Roman" w:hAnsi="Times New Roman" w:cs="Times New Roman"/>
          <w:color w:val="000000"/>
          <w:sz w:val="24"/>
          <w:szCs w:val="24"/>
        </w:rPr>
        <w:t>.</w:t>
      </w:r>
      <w:commentRangeEnd w:id="15"/>
      <w:r w:rsidR="00040A7E">
        <w:rPr>
          <w:rStyle w:val="Refdecomentrio"/>
          <w:rFonts w:ascii="Times New Roman" w:eastAsia="Times New Roman" w:hAnsi="Times New Roman" w:cs="Times New Roman"/>
          <w:color w:val="000000"/>
          <w:sz w:val="24"/>
          <w:szCs w:val="24"/>
        </w:rPr>
        <w:commentReference w:id="15"/>
      </w:r>
    </w:p>
    <w:p w14:paraId="4B959738"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commentRangeStart w:id="16"/>
      <w:r w:rsidRPr="00FD151D">
        <w:rPr>
          <w:rFonts w:ascii="Times New Roman" w:eastAsia="Times New Roman" w:hAnsi="Times New Roman" w:cs="Times New Roman"/>
          <w:color w:val="000000"/>
          <w:sz w:val="24"/>
          <w:szCs w:val="24"/>
        </w:rPr>
        <w:t>Em contrapartida, abordagens mais recentes observam que a descentralização das atividades econômicas, o aumento da mobilidade e a distribuição espacial fragmentada das atividades contribuíram para transformar muitas cidades em estruturas policêntricas, caracterizadas pela presença de múltiplas centralidades urbanas. Tais estruturas não se limitam a uma única configuração, podendo surgir a partir de diferentes trajetórias históricas, como a expansão de uma cidade principal, a incorporação de núcleos menores ao seu entorno ou a fusão de cidades anteriormente independentes. Além disso, essas estruturas apresentam limites dinâmicos que vão além das administrações políticas tradicionais (PESSOA, 2011). Nesses contextos, diferentes subcentros passam a concentrar emprego, consumo e serviços especializados, redefinindo os padrões de deslocamento e a organização intraurbana (RICE, 2009). Essa hierarquia de centros é mapeada, no contexto brasileiro, pela pesquisa Regiões de Influência das Cidades (REGIC), elaborada pelo IBGE (2008), que classifica os núcleos urbanos de acordo com sua capacidade de influência sobre as cidades ao redor</w:t>
      </w:r>
      <w:r>
        <w:rPr>
          <w:rFonts w:ascii="Times New Roman" w:eastAsia="Times New Roman" w:hAnsi="Times New Roman" w:cs="Times New Roman"/>
          <w:color w:val="000000"/>
          <w:sz w:val="24"/>
          <w:szCs w:val="24"/>
        </w:rPr>
        <w:t>, desde</w:t>
      </w:r>
      <w:r w:rsidRPr="00FD151D">
        <w:rPr>
          <w:rFonts w:ascii="Times New Roman" w:eastAsia="Times New Roman" w:hAnsi="Times New Roman" w:cs="Times New Roman"/>
          <w:color w:val="000000"/>
          <w:sz w:val="24"/>
          <w:szCs w:val="24"/>
        </w:rPr>
        <w:t xml:space="preserve"> "centro sub-regional" até </w:t>
      </w:r>
      <w:r>
        <w:rPr>
          <w:rFonts w:ascii="Times New Roman" w:eastAsia="Times New Roman" w:hAnsi="Times New Roman" w:cs="Times New Roman"/>
          <w:color w:val="000000"/>
          <w:sz w:val="24"/>
          <w:szCs w:val="24"/>
        </w:rPr>
        <w:t>uma</w:t>
      </w:r>
      <w:r w:rsidRPr="00FD151D">
        <w:rPr>
          <w:rFonts w:ascii="Times New Roman" w:eastAsia="Times New Roman" w:hAnsi="Times New Roman" w:cs="Times New Roman"/>
          <w:color w:val="000000"/>
          <w:sz w:val="24"/>
          <w:szCs w:val="24"/>
        </w:rPr>
        <w:t xml:space="preserve"> "grande metrópole nacional"</w:t>
      </w:r>
      <w:r>
        <w:rPr>
          <w:rFonts w:ascii="Times New Roman" w:eastAsia="Times New Roman" w:hAnsi="Times New Roman" w:cs="Times New Roman"/>
          <w:color w:val="000000"/>
          <w:sz w:val="24"/>
          <w:szCs w:val="24"/>
        </w:rPr>
        <w:t>, ou cidade principal.</w:t>
      </w:r>
      <w:commentRangeEnd w:id="16"/>
      <w:r w:rsidR="00040A7E">
        <w:rPr>
          <w:rStyle w:val="Refdecomentrio"/>
          <w:rFonts w:ascii="Times New Roman" w:eastAsia="Times New Roman" w:hAnsi="Times New Roman" w:cs="Times New Roman"/>
          <w:color w:val="000000"/>
          <w:sz w:val="24"/>
          <w:szCs w:val="24"/>
        </w:rPr>
        <w:commentReference w:id="16"/>
      </w:r>
    </w:p>
    <w:p w14:paraId="64CDFD9D" w14:textId="2EC0C5DD" w:rsidR="00467B42" w:rsidRDefault="008F7561" w:rsidP="00423A41">
      <w:pPr>
        <w:spacing w:after="0" w:line="360" w:lineRule="auto"/>
        <w:ind w:firstLine="709"/>
        <w:jc w:val="both"/>
        <w:rPr>
          <w:rFonts w:ascii="Times New Roman" w:eastAsia="Times New Roman" w:hAnsi="Times New Roman" w:cs="Times New Roman"/>
          <w:color w:val="000000"/>
          <w:sz w:val="24"/>
          <w:szCs w:val="24"/>
        </w:rPr>
      </w:pPr>
      <w:commentRangeStart w:id="17"/>
      <w:r w:rsidRPr="00A8588B">
        <w:rPr>
          <w:rFonts w:ascii="Times New Roman" w:eastAsia="Times New Roman" w:hAnsi="Times New Roman" w:cs="Times New Roman"/>
          <w:color w:val="000000"/>
          <w:sz w:val="24"/>
          <w:szCs w:val="24"/>
        </w:rPr>
        <w:t xml:space="preserve">Entre os serviços que tendem a se concentrar </w:t>
      </w:r>
      <w:r>
        <w:rPr>
          <w:rFonts w:ascii="Times New Roman" w:eastAsia="Times New Roman" w:hAnsi="Times New Roman" w:cs="Times New Roman"/>
          <w:color w:val="000000"/>
          <w:sz w:val="24"/>
          <w:szCs w:val="24"/>
        </w:rPr>
        <w:t>em diferentes</w:t>
      </w:r>
      <w:r w:rsidRPr="00A8588B">
        <w:rPr>
          <w:rFonts w:ascii="Times New Roman" w:eastAsia="Times New Roman" w:hAnsi="Times New Roman" w:cs="Times New Roman"/>
          <w:color w:val="000000"/>
          <w:sz w:val="24"/>
          <w:szCs w:val="24"/>
        </w:rPr>
        <w:t xml:space="preserve"> subcentros urbanos</w:t>
      </w:r>
      <w:r>
        <w:rPr>
          <w:rFonts w:ascii="Times New Roman" w:eastAsia="Times New Roman" w:hAnsi="Times New Roman" w:cs="Times New Roman"/>
          <w:color w:val="000000"/>
          <w:sz w:val="24"/>
          <w:szCs w:val="24"/>
        </w:rPr>
        <w:t xml:space="preserve"> está </w:t>
      </w:r>
      <w:r w:rsidRPr="00A8588B">
        <w:rPr>
          <w:rFonts w:ascii="Times New Roman" w:eastAsia="Times New Roman" w:hAnsi="Times New Roman" w:cs="Times New Roman"/>
          <w:color w:val="000000"/>
          <w:sz w:val="24"/>
          <w:szCs w:val="24"/>
        </w:rPr>
        <w:t xml:space="preserve">o comércio noturno. Em uma cidade </w:t>
      </w:r>
      <w:proofErr w:type="spellStart"/>
      <w:r w:rsidRPr="00A8588B">
        <w:rPr>
          <w:rFonts w:ascii="Times New Roman" w:eastAsia="Times New Roman" w:hAnsi="Times New Roman" w:cs="Times New Roman"/>
          <w:color w:val="000000"/>
          <w:sz w:val="24"/>
          <w:szCs w:val="24"/>
        </w:rPr>
        <w:t>monocêntrica</w:t>
      </w:r>
      <w:proofErr w:type="spellEnd"/>
      <w:r w:rsidRPr="00A8588B">
        <w:rPr>
          <w:rFonts w:ascii="Times New Roman" w:eastAsia="Times New Roman" w:hAnsi="Times New Roman" w:cs="Times New Roman"/>
          <w:color w:val="000000"/>
          <w:sz w:val="24"/>
          <w:szCs w:val="24"/>
        </w:rPr>
        <w:t>, a vida noturna tenderia a se organizar em torno de um único polo, próximo ao centro funcional da cidade</w:t>
      </w:r>
      <w:r>
        <w:rPr>
          <w:rFonts w:ascii="Times New Roman" w:eastAsia="Times New Roman" w:hAnsi="Times New Roman" w:cs="Times New Roman"/>
          <w:color w:val="000000"/>
          <w:sz w:val="24"/>
          <w:szCs w:val="24"/>
        </w:rPr>
        <w:t xml:space="preserve">, pois as atividades comerciais estariam </w:t>
      </w:r>
      <w:r w:rsidR="00C85368">
        <w:rPr>
          <w:rFonts w:ascii="Times New Roman" w:eastAsia="Times New Roman" w:hAnsi="Times New Roman" w:cs="Times New Roman"/>
          <w:color w:val="000000"/>
          <w:sz w:val="24"/>
          <w:szCs w:val="24"/>
        </w:rPr>
        <w:t>localizadas</w:t>
      </w:r>
      <w:r>
        <w:rPr>
          <w:rFonts w:ascii="Times New Roman" w:eastAsia="Times New Roman" w:hAnsi="Times New Roman" w:cs="Times New Roman"/>
          <w:color w:val="000000"/>
          <w:sz w:val="24"/>
          <w:szCs w:val="24"/>
        </w:rPr>
        <w:t xml:space="preserve"> naquela região</w:t>
      </w:r>
      <w:r w:rsidRPr="00A8588B">
        <w:rPr>
          <w:rFonts w:ascii="Times New Roman" w:eastAsia="Times New Roman" w:hAnsi="Times New Roman" w:cs="Times New Roman"/>
          <w:color w:val="000000"/>
          <w:sz w:val="24"/>
          <w:szCs w:val="24"/>
        </w:rPr>
        <w:t xml:space="preserve">. No entanto, em uma cidade </w:t>
      </w:r>
      <w:proofErr w:type="spellStart"/>
      <w:r w:rsidRPr="00A8588B">
        <w:rPr>
          <w:rFonts w:ascii="Times New Roman" w:eastAsia="Times New Roman" w:hAnsi="Times New Roman" w:cs="Times New Roman"/>
          <w:color w:val="000000"/>
          <w:sz w:val="24"/>
          <w:szCs w:val="24"/>
        </w:rPr>
        <w:t>policêntrica</w:t>
      </w:r>
      <w:proofErr w:type="spellEnd"/>
      <w:r>
        <w:rPr>
          <w:rFonts w:ascii="Times New Roman" w:eastAsia="Times New Roman" w:hAnsi="Times New Roman" w:cs="Times New Roman"/>
          <w:color w:val="000000"/>
          <w:sz w:val="24"/>
          <w:szCs w:val="24"/>
        </w:rPr>
        <w:t xml:space="preserve">, </w:t>
      </w:r>
      <w:r w:rsidRPr="00A8588B">
        <w:rPr>
          <w:rFonts w:ascii="Times New Roman" w:eastAsia="Times New Roman" w:hAnsi="Times New Roman" w:cs="Times New Roman"/>
          <w:color w:val="000000"/>
          <w:sz w:val="24"/>
          <w:szCs w:val="24"/>
        </w:rPr>
        <w:t>o comércio noturno passa a se distribuir por diversas regiões d</w:t>
      </w:r>
      <w:r>
        <w:rPr>
          <w:rFonts w:ascii="Times New Roman" w:eastAsia="Times New Roman" w:hAnsi="Times New Roman" w:cs="Times New Roman"/>
          <w:color w:val="000000"/>
          <w:sz w:val="24"/>
          <w:szCs w:val="24"/>
        </w:rPr>
        <w:t>a cidade</w:t>
      </w:r>
      <w:r w:rsidRPr="00A8588B">
        <w:rPr>
          <w:rFonts w:ascii="Times New Roman" w:eastAsia="Times New Roman" w:hAnsi="Times New Roman" w:cs="Times New Roman"/>
          <w:color w:val="000000"/>
          <w:sz w:val="24"/>
          <w:szCs w:val="24"/>
        </w:rPr>
        <w:t xml:space="preserve">, cada uma com </w:t>
      </w:r>
      <w:r>
        <w:rPr>
          <w:rFonts w:ascii="Times New Roman" w:eastAsia="Times New Roman" w:hAnsi="Times New Roman" w:cs="Times New Roman"/>
          <w:color w:val="000000"/>
          <w:sz w:val="24"/>
          <w:szCs w:val="24"/>
        </w:rPr>
        <w:t>características próprias de consumo</w:t>
      </w:r>
      <w:r w:rsidRPr="00A8588B">
        <w:rPr>
          <w:rFonts w:ascii="Times New Roman" w:eastAsia="Times New Roman" w:hAnsi="Times New Roman" w:cs="Times New Roman"/>
          <w:color w:val="000000"/>
          <w:sz w:val="24"/>
          <w:szCs w:val="24"/>
        </w:rPr>
        <w:t xml:space="preserve">. A localização mais vantajosa para esse tipo de atividade é aquela que combina alta densidade populacional, diversidade de perfis de consumidores e acessibilidade por transporte coletivo no período da noite (O'SULLIVAN, 2011). Isso faz com que o comércio noturno tenda a se fixar em bairros com fluxo intenso de pessoas e trabalhadores do setor de serviços, e não necessariamente nas áreas de maior renda ou mais próximas ao centro </w:t>
      </w:r>
      <w:r>
        <w:rPr>
          <w:rFonts w:ascii="Times New Roman" w:eastAsia="Times New Roman" w:hAnsi="Times New Roman" w:cs="Times New Roman"/>
          <w:color w:val="000000"/>
          <w:sz w:val="24"/>
          <w:szCs w:val="24"/>
        </w:rPr>
        <w:t>político</w:t>
      </w:r>
      <w:r w:rsidRPr="00A8588B">
        <w:rPr>
          <w:rFonts w:ascii="Times New Roman" w:eastAsia="Times New Roman" w:hAnsi="Times New Roman" w:cs="Times New Roman"/>
          <w:color w:val="000000"/>
          <w:sz w:val="24"/>
          <w:szCs w:val="24"/>
        </w:rPr>
        <w:t xml:space="preserve"> da cidade. Como resultado, cada subcentro desenvolve um perfil noturno próprio, determinado pela combinação de uso do solo, identidade cultural e composição socioeconômica dos seus</w:t>
      </w:r>
      <w:r>
        <w:rPr>
          <w:rFonts w:ascii="Times New Roman" w:eastAsia="Times New Roman" w:hAnsi="Times New Roman" w:cs="Times New Roman"/>
          <w:color w:val="000000"/>
          <w:sz w:val="24"/>
          <w:szCs w:val="24"/>
        </w:rPr>
        <w:t xml:space="preserve">. </w:t>
      </w:r>
      <w:r w:rsidRPr="00A8588B">
        <w:rPr>
          <w:rFonts w:ascii="Times New Roman" w:eastAsia="Times New Roman" w:hAnsi="Times New Roman" w:cs="Times New Roman"/>
          <w:color w:val="000000"/>
          <w:sz w:val="24"/>
          <w:szCs w:val="24"/>
        </w:rPr>
        <w:t xml:space="preserve">Essa diferenciação, como será discutido no Capítulo </w:t>
      </w:r>
      <w:r>
        <w:rPr>
          <w:rFonts w:ascii="Times New Roman" w:eastAsia="Times New Roman" w:hAnsi="Times New Roman" w:cs="Times New Roman"/>
          <w:color w:val="000000"/>
          <w:sz w:val="24"/>
          <w:szCs w:val="24"/>
        </w:rPr>
        <w:t>2.6</w:t>
      </w:r>
      <w:r w:rsidRPr="00A8588B">
        <w:rPr>
          <w:rFonts w:ascii="Times New Roman" w:eastAsia="Times New Roman" w:hAnsi="Times New Roman" w:cs="Times New Roman"/>
          <w:color w:val="000000"/>
          <w:sz w:val="24"/>
          <w:szCs w:val="24"/>
        </w:rPr>
        <w:t>, reflete desigualdades socioespaciais que se reproduzem também na organização da vida noturna</w:t>
      </w:r>
      <w:r>
        <w:rPr>
          <w:rFonts w:ascii="Times New Roman" w:eastAsia="Times New Roman" w:hAnsi="Times New Roman" w:cs="Times New Roman"/>
          <w:color w:val="000000"/>
          <w:sz w:val="24"/>
          <w:szCs w:val="24"/>
        </w:rPr>
        <w:t>.</w:t>
      </w:r>
      <w:commentRangeEnd w:id="17"/>
      <w:r w:rsidR="00040A7E">
        <w:rPr>
          <w:rStyle w:val="Refdecomentrio"/>
          <w:rFonts w:ascii="Times New Roman" w:eastAsia="Times New Roman" w:hAnsi="Times New Roman" w:cs="Times New Roman"/>
          <w:color w:val="000000"/>
          <w:sz w:val="24"/>
          <w:szCs w:val="24"/>
        </w:rPr>
        <w:commentReference w:id="17"/>
      </w:r>
    </w:p>
    <w:p w14:paraId="0DFBCE93" w14:textId="77777777" w:rsidR="008F7561" w:rsidRDefault="008F7561" w:rsidP="00467B42">
      <w:pPr>
        <w:pStyle w:val="Ttulo2"/>
        <w:spacing w:before="0" w:after="0" w:line="360" w:lineRule="auto"/>
        <w:ind w:right="0"/>
        <w:jc w:val="both"/>
        <w:rPr>
          <w:b w:val="0"/>
          <w:bCs w:val="0"/>
        </w:rPr>
      </w:pPr>
      <w:bookmarkStart w:id="18" w:name="_Toc225944927"/>
      <w:bookmarkStart w:id="19" w:name="_Toc228268365"/>
      <w:r>
        <w:rPr>
          <w:b w:val="0"/>
          <w:bCs w:val="0"/>
        </w:rPr>
        <w:lastRenderedPageBreak/>
        <w:t>2.3 OCUPAÇÃO DO ESPAÇO URBANO</w:t>
      </w:r>
      <w:bookmarkEnd w:id="18"/>
      <w:bookmarkEnd w:id="19"/>
    </w:p>
    <w:p w14:paraId="1030880A" w14:textId="3883C24A"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sidRPr="0016428E">
        <w:rPr>
          <w:rFonts w:ascii="Times New Roman" w:eastAsia="Times New Roman" w:hAnsi="Times New Roman" w:cs="Times New Roman"/>
          <w:color w:val="000000"/>
          <w:sz w:val="24"/>
          <w:szCs w:val="24"/>
        </w:rPr>
        <w:t>A interpretação da cidade como espaço de concentração econômica pode ser aprofundada com abordagens que enfatizam as dimensões históricas, políticas e sociais d</w:t>
      </w:r>
      <w:r>
        <w:rPr>
          <w:rFonts w:ascii="Times New Roman" w:eastAsia="Times New Roman" w:hAnsi="Times New Roman" w:cs="Times New Roman"/>
          <w:color w:val="000000"/>
          <w:sz w:val="24"/>
          <w:szCs w:val="24"/>
        </w:rPr>
        <w:t>o</w:t>
      </w:r>
      <w:r w:rsidRPr="0016428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uso </w:t>
      </w:r>
      <w:r w:rsidRPr="0016428E">
        <w:rPr>
          <w:rFonts w:ascii="Times New Roman" w:eastAsia="Times New Roman" w:hAnsi="Times New Roman" w:cs="Times New Roman"/>
          <w:color w:val="000000"/>
          <w:sz w:val="24"/>
          <w:szCs w:val="24"/>
        </w:rPr>
        <w:t>do espaço urbano. Lefebvre (200</w:t>
      </w:r>
      <w:r>
        <w:rPr>
          <w:rFonts w:ascii="Times New Roman" w:eastAsia="Times New Roman" w:hAnsi="Times New Roman" w:cs="Times New Roman"/>
          <w:color w:val="000000"/>
          <w:sz w:val="24"/>
          <w:szCs w:val="24"/>
        </w:rPr>
        <w:t>4</w:t>
      </w:r>
      <w:r w:rsidRPr="0016428E">
        <w:rPr>
          <w:rFonts w:ascii="Times New Roman" w:eastAsia="Times New Roman" w:hAnsi="Times New Roman" w:cs="Times New Roman"/>
          <w:color w:val="000000"/>
          <w:sz w:val="24"/>
          <w:szCs w:val="24"/>
        </w:rPr>
        <w:t xml:space="preserve">) argumenta que a cidade não deve ser compreendida apenas como resultado de decisões de mercado ou de escolhas racionais, mas </w:t>
      </w:r>
      <w:r>
        <w:rPr>
          <w:rFonts w:ascii="Times New Roman" w:eastAsia="Times New Roman" w:hAnsi="Times New Roman" w:cs="Times New Roman"/>
          <w:color w:val="000000"/>
          <w:sz w:val="24"/>
          <w:szCs w:val="24"/>
        </w:rPr>
        <w:t xml:space="preserve">sim </w:t>
      </w:r>
      <w:r w:rsidRPr="0016428E">
        <w:rPr>
          <w:rFonts w:ascii="Times New Roman" w:eastAsia="Times New Roman" w:hAnsi="Times New Roman" w:cs="Times New Roman"/>
          <w:color w:val="000000"/>
          <w:sz w:val="24"/>
          <w:szCs w:val="24"/>
        </w:rPr>
        <w:t xml:space="preserve">como uma </w:t>
      </w:r>
      <w:r>
        <w:rPr>
          <w:rFonts w:ascii="Times New Roman" w:eastAsia="Times New Roman" w:hAnsi="Times New Roman" w:cs="Times New Roman"/>
          <w:color w:val="000000"/>
          <w:sz w:val="24"/>
          <w:szCs w:val="24"/>
        </w:rPr>
        <w:t xml:space="preserve">manifestação </w:t>
      </w:r>
      <w:r w:rsidRPr="0016428E">
        <w:rPr>
          <w:rFonts w:ascii="Times New Roman" w:eastAsia="Times New Roman" w:hAnsi="Times New Roman" w:cs="Times New Roman"/>
          <w:color w:val="000000"/>
          <w:sz w:val="24"/>
          <w:szCs w:val="24"/>
        </w:rPr>
        <w:t>coletiva de seres humanos ao longo da história, construída por práticas cotidianas, relações de poder e formas desiguais de apropriação</w:t>
      </w:r>
      <w:r>
        <w:rPr>
          <w:rFonts w:ascii="Times New Roman" w:eastAsia="Times New Roman" w:hAnsi="Times New Roman" w:cs="Times New Roman"/>
          <w:color w:val="000000"/>
          <w:sz w:val="24"/>
          <w:szCs w:val="24"/>
        </w:rPr>
        <w:t xml:space="preserve"> e ocupação</w:t>
      </w:r>
      <w:r w:rsidRPr="0016428E">
        <w:rPr>
          <w:rFonts w:ascii="Times New Roman" w:eastAsia="Times New Roman" w:hAnsi="Times New Roman" w:cs="Times New Roman"/>
          <w:color w:val="000000"/>
          <w:sz w:val="24"/>
          <w:szCs w:val="24"/>
        </w:rPr>
        <w:t xml:space="preserve"> do território. O autor distingue dois modos de existência da cidade</w:t>
      </w:r>
      <w:ins w:id="20" w:author="Aline Dalcin" w:date="2026-05-04T22:20:00Z">
        <w:r w:rsidR="00BC68E6">
          <w:rPr>
            <w:rFonts w:ascii="Times New Roman" w:eastAsia="Times New Roman" w:hAnsi="Times New Roman" w:cs="Times New Roman"/>
            <w:color w:val="000000"/>
            <w:sz w:val="24"/>
            <w:szCs w:val="24"/>
          </w:rPr>
          <w:t>:</w:t>
        </w:r>
      </w:ins>
      <w:del w:id="21" w:author="Aline Dalcin" w:date="2026-05-04T22:20:00Z">
        <w:r w:rsidDel="00BC68E6">
          <w:rPr>
            <w:rFonts w:ascii="Times New Roman" w:eastAsia="Times New Roman" w:hAnsi="Times New Roman" w:cs="Times New Roman"/>
            <w:color w:val="000000"/>
            <w:sz w:val="24"/>
            <w:szCs w:val="24"/>
          </w:rPr>
          <w:delText>, sendo</w:delText>
        </w:r>
      </w:del>
      <w:r>
        <w:rPr>
          <w:rFonts w:ascii="Times New Roman" w:eastAsia="Times New Roman" w:hAnsi="Times New Roman" w:cs="Times New Roman"/>
          <w:color w:val="000000"/>
          <w:sz w:val="24"/>
          <w:szCs w:val="24"/>
        </w:rPr>
        <w:t xml:space="preserve"> o primeiro </w:t>
      </w:r>
      <w:del w:id="22" w:author="Aline Dalcin" w:date="2026-05-04T22:21:00Z">
        <w:r w:rsidDel="00BC68E6">
          <w:rPr>
            <w:rFonts w:ascii="Times New Roman" w:eastAsia="Times New Roman" w:hAnsi="Times New Roman" w:cs="Times New Roman"/>
            <w:color w:val="000000"/>
            <w:sz w:val="24"/>
            <w:szCs w:val="24"/>
          </w:rPr>
          <w:delText>descrito</w:delText>
        </w:r>
        <w:r w:rsidRPr="0016428E" w:rsidDel="00BC68E6">
          <w:rPr>
            <w:rFonts w:ascii="Times New Roman" w:eastAsia="Times New Roman" w:hAnsi="Times New Roman" w:cs="Times New Roman"/>
            <w:color w:val="000000"/>
            <w:sz w:val="24"/>
            <w:szCs w:val="24"/>
          </w:rPr>
          <w:delText xml:space="preserve"> como</w:delText>
        </w:r>
      </w:del>
      <w:ins w:id="23" w:author="Aline Dalcin" w:date="2026-05-04T22:21:00Z">
        <w:r w:rsidR="00BC68E6">
          <w:rPr>
            <w:rFonts w:ascii="Times New Roman" w:eastAsia="Times New Roman" w:hAnsi="Times New Roman" w:cs="Times New Roman"/>
            <w:color w:val="000000"/>
            <w:sz w:val="24"/>
            <w:szCs w:val="24"/>
          </w:rPr>
          <w:t>é</w:t>
        </w:r>
      </w:ins>
      <w:r>
        <w:rPr>
          <w:rFonts w:ascii="Times New Roman" w:eastAsia="Times New Roman" w:hAnsi="Times New Roman" w:cs="Times New Roman"/>
          <w:color w:val="000000"/>
          <w:sz w:val="24"/>
          <w:szCs w:val="24"/>
        </w:rPr>
        <w:t xml:space="preserve"> a</w:t>
      </w:r>
      <w:r w:rsidRPr="0016428E">
        <w:rPr>
          <w:rFonts w:ascii="Times New Roman" w:eastAsia="Times New Roman" w:hAnsi="Times New Roman" w:cs="Times New Roman"/>
          <w:color w:val="000000"/>
          <w:sz w:val="24"/>
          <w:szCs w:val="24"/>
        </w:rPr>
        <w:t xml:space="preserve"> obra, orientada pelo valor de uso e pelo </w:t>
      </w:r>
      <w:r>
        <w:rPr>
          <w:rFonts w:ascii="Times New Roman" w:eastAsia="Times New Roman" w:hAnsi="Times New Roman" w:cs="Times New Roman"/>
          <w:color w:val="000000"/>
          <w:sz w:val="24"/>
          <w:szCs w:val="24"/>
        </w:rPr>
        <w:t xml:space="preserve">o </w:t>
      </w:r>
      <w:r w:rsidRPr="0016428E">
        <w:rPr>
          <w:rFonts w:ascii="Times New Roman" w:eastAsia="Times New Roman" w:hAnsi="Times New Roman" w:cs="Times New Roman"/>
          <w:color w:val="000000"/>
          <w:sz w:val="24"/>
          <w:szCs w:val="24"/>
        </w:rPr>
        <w:t>que o espaço significa e proporciona a quem o habita</w:t>
      </w:r>
      <w:ins w:id="24" w:author="Aline Dalcin" w:date="2026-05-04T22:21:00Z">
        <w:r w:rsidR="00BC68E6">
          <w:rPr>
            <w:rFonts w:ascii="Times New Roman" w:eastAsia="Times New Roman" w:hAnsi="Times New Roman" w:cs="Times New Roman"/>
            <w:color w:val="000000"/>
            <w:sz w:val="24"/>
            <w:szCs w:val="24"/>
          </w:rPr>
          <w:t>;</w:t>
        </w:r>
      </w:ins>
      <w:del w:id="25" w:author="Aline Dalcin" w:date="2026-05-04T22:21:00Z">
        <w:r w:rsidRPr="0016428E" w:rsidDel="00BC68E6">
          <w:rPr>
            <w:rFonts w:ascii="Times New Roman" w:eastAsia="Times New Roman" w:hAnsi="Times New Roman" w:cs="Times New Roman"/>
            <w:color w:val="000000"/>
            <w:sz w:val="24"/>
            <w:szCs w:val="24"/>
          </w:rPr>
          <w:delText>, e</w:delText>
        </w:r>
      </w:del>
      <w:r w:rsidRPr="0016428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o segundo </w:t>
      </w:r>
      <w:ins w:id="26" w:author="Aline Dalcin" w:date="2026-05-04T22:21:00Z">
        <w:r w:rsidR="00BC68E6">
          <w:rPr>
            <w:rFonts w:ascii="Times New Roman" w:eastAsia="Times New Roman" w:hAnsi="Times New Roman" w:cs="Times New Roman"/>
            <w:color w:val="000000"/>
            <w:sz w:val="24"/>
            <w:szCs w:val="24"/>
          </w:rPr>
          <w:t xml:space="preserve">é </w:t>
        </w:r>
      </w:ins>
      <w:del w:id="27" w:author="Aline Dalcin" w:date="2026-05-04T22:21:00Z">
        <w:r w:rsidDel="00BC68E6">
          <w:rPr>
            <w:rFonts w:ascii="Times New Roman" w:eastAsia="Times New Roman" w:hAnsi="Times New Roman" w:cs="Times New Roman"/>
            <w:color w:val="000000"/>
            <w:sz w:val="24"/>
            <w:szCs w:val="24"/>
          </w:rPr>
          <w:delText xml:space="preserve">descrito </w:delText>
        </w:r>
        <w:r w:rsidRPr="0016428E" w:rsidDel="00BC68E6">
          <w:rPr>
            <w:rFonts w:ascii="Times New Roman" w:eastAsia="Times New Roman" w:hAnsi="Times New Roman" w:cs="Times New Roman"/>
            <w:color w:val="000000"/>
            <w:sz w:val="24"/>
            <w:szCs w:val="24"/>
          </w:rPr>
          <w:delText xml:space="preserve">como </w:delText>
        </w:r>
      </w:del>
      <w:r>
        <w:rPr>
          <w:rFonts w:ascii="Times New Roman" w:eastAsia="Times New Roman" w:hAnsi="Times New Roman" w:cs="Times New Roman"/>
          <w:color w:val="000000"/>
          <w:sz w:val="24"/>
          <w:szCs w:val="24"/>
        </w:rPr>
        <w:t xml:space="preserve">o </w:t>
      </w:r>
      <w:r w:rsidRPr="0016428E">
        <w:rPr>
          <w:rFonts w:ascii="Times New Roman" w:eastAsia="Times New Roman" w:hAnsi="Times New Roman" w:cs="Times New Roman"/>
          <w:color w:val="000000"/>
          <w:sz w:val="24"/>
          <w:szCs w:val="24"/>
        </w:rPr>
        <w:t xml:space="preserve">produto, </w:t>
      </w:r>
      <w:r>
        <w:rPr>
          <w:rFonts w:ascii="Times New Roman" w:eastAsia="Times New Roman" w:hAnsi="Times New Roman" w:cs="Times New Roman"/>
          <w:color w:val="000000"/>
          <w:sz w:val="24"/>
          <w:szCs w:val="24"/>
        </w:rPr>
        <w:t>caracterizado pela subordinação do valor de uso ao</w:t>
      </w:r>
      <w:r w:rsidRPr="0016428E">
        <w:rPr>
          <w:rFonts w:ascii="Times New Roman" w:eastAsia="Times New Roman" w:hAnsi="Times New Roman" w:cs="Times New Roman"/>
          <w:color w:val="000000"/>
          <w:sz w:val="24"/>
          <w:szCs w:val="24"/>
        </w:rPr>
        <w:t xml:space="preserve"> valor de troca</w:t>
      </w:r>
      <w:r>
        <w:rPr>
          <w:rFonts w:ascii="Times New Roman" w:eastAsia="Times New Roman" w:hAnsi="Times New Roman" w:cs="Times New Roman"/>
          <w:color w:val="000000"/>
          <w:sz w:val="24"/>
          <w:szCs w:val="24"/>
        </w:rPr>
        <w:t xml:space="preserve">, </w:t>
      </w:r>
      <w:del w:id="28" w:author="Aline Dalcin" w:date="2026-05-04T22:21:00Z">
        <w:r w:rsidDel="00BC68E6">
          <w:rPr>
            <w:rFonts w:ascii="Times New Roman" w:eastAsia="Times New Roman" w:hAnsi="Times New Roman" w:cs="Times New Roman"/>
            <w:color w:val="000000"/>
            <w:sz w:val="24"/>
            <w:szCs w:val="24"/>
          </w:rPr>
          <w:delText xml:space="preserve">sendo </w:delText>
        </w:r>
      </w:del>
      <w:r w:rsidRPr="0016428E">
        <w:rPr>
          <w:rFonts w:ascii="Times New Roman" w:eastAsia="Times New Roman" w:hAnsi="Times New Roman" w:cs="Times New Roman"/>
          <w:color w:val="000000"/>
          <w:sz w:val="24"/>
          <w:szCs w:val="24"/>
        </w:rPr>
        <w:t>reorganizad</w:t>
      </w:r>
      <w:r>
        <w:rPr>
          <w:rFonts w:ascii="Times New Roman" w:eastAsia="Times New Roman" w:hAnsi="Times New Roman" w:cs="Times New Roman"/>
          <w:color w:val="000000"/>
          <w:sz w:val="24"/>
          <w:szCs w:val="24"/>
        </w:rPr>
        <w:t>o</w:t>
      </w:r>
      <w:r w:rsidRPr="0016428E">
        <w:rPr>
          <w:rFonts w:ascii="Times New Roman" w:eastAsia="Times New Roman" w:hAnsi="Times New Roman" w:cs="Times New Roman"/>
          <w:color w:val="000000"/>
          <w:sz w:val="24"/>
          <w:szCs w:val="24"/>
        </w:rPr>
        <w:t xml:space="preserve"> conforme </w:t>
      </w:r>
      <w:r>
        <w:rPr>
          <w:rFonts w:ascii="Times New Roman" w:eastAsia="Times New Roman" w:hAnsi="Times New Roman" w:cs="Times New Roman"/>
          <w:color w:val="000000"/>
          <w:sz w:val="24"/>
          <w:szCs w:val="24"/>
        </w:rPr>
        <w:t>interesses comerciais</w:t>
      </w:r>
      <w:del w:id="29" w:author="Aline Dalcin" w:date="2026-05-04T22:21:00Z">
        <w:r w:rsidDel="00BC68E6">
          <w:rPr>
            <w:rFonts w:ascii="Times New Roman" w:eastAsia="Times New Roman" w:hAnsi="Times New Roman" w:cs="Times New Roman"/>
            <w:color w:val="000000"/>
            <w:sz w:val="24"/>
            <w:szCs w:val="24"/>
          </w:rPr>
          <w:delText xml:space="preserve"> das empresas</w:delText>
        </w:r>
      </w:del>
      <w:r w:rsidRPr="0016428E">
        <w:rPr>
          <w:rFonts w:ascii="Times New Roman" w:eastAsia="Times New Roman" w:hAnsi="Times New Roman" w:cs="Times New Roman"/>
          <w:color w:val="000000"/>
          <w:sz w:val="24"/>
          <w:szCs w:val="24"/>
        </w:rPr>
        <w:t>. Essa distinção é central no argumento do autor</w:t>
      </w:r>
      <w:r>
        <w:rPr>
          <w:rFonts w:ascii="Times New Roman" w:eastAsia="Times New Roman" w:hAnsi="Times New Roman" w:cs="Times New Roman"/>
          <w:color w:val="000000"/>
          <w:sz w:val="24"/>
          <w:szCs w:val="24"/>
        </w:rPr>
        <w:t>, pois</w:t>
      </w:r>
      <w:r w:rsidRPr="0016428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e</w:t>
      </w:r>
      <w:r w:rsidRPr="0016428E">
        <w:rPr>
          <w:rFonts w:ascii="Times New Roman" w:eastAsia="Times New Roman" w:hAnsi="Times New Roman" w:cs="Times New Roman"/>
          <w:color w:val="000000"/>
          <w:sz w:val="24"/>
          <w:szCs w:val="24"/>
        </w:rPr>
        <w:t xml:space="preserve">nquanto o produto obedece à lógica da compra e venda, a obra é aquilo que os habitantes fazem da cidade ao longo do tempo, carregada de sentido, identidade e apropriação coletiva </w:t>
      </w:r>
      <w:r>
        <w:rPr>
          <w:rFonts w:ascii="Times New Roman" w:eastAsia="Times New Roman" w:hAnsi="Times New Roman" w:cs="Times New Roman"/>
          <w:color w:val="000000"/>
          <w:sz w:val="24"/>
          <w:szCs w:val="24"/>
        </w:rPr>
        <w:t>(LEFEBVRE, 2004)</w:t>
      </w:r>
      <w:r w:rsidRPr="00A73E62">
        <w:rPr>
          <w:rFonts w:ascii="Times New Roman" w:eastAsia="Times New Roman" w:hAnsi="Times New Roman" w:cs="Times New Roman"/>
          <w:color w:val="000000"/>
          <w:sz w:val="24"/>
          <w:szCs w:val="24"/>
        </w:rPr>
        <w:t xml:space="preserve">. </w:t>
      </w:r>
    </w:p>
    <w:p w14:paraId="63303B9C" w14:textId="77777777" w:rsidR="00BC68E6" w:rsidRDefault="008F7561" w:rsidP="00BC68E6">
      <w:pPr>
        <w:spacing w:after="0" w:line="360" w:lineRule="auto"/>
        <w:ind w:firstLine="709"/>
        <w:jc w:val="both"/>
        <w:rPr>
          <w:ins w:id="30" w:author="Aline Dalcin" w:date="2026-05-04T22:25:00Z"/>
          <w:rFonts w:ascii="Times New Roman" w:eastAsia="Times New Roman" w:hAnsi="Times New Roman" w:cs="Times New Roman"/>
          <w:color w:val="000000"/>
          <w:sz w:val="24"/>
          <w:szCs w:val="24"/>
        </w:rPr>
      </w:pPr>
      <w:r w:rsidRPr="0016428E">
        <w:rPr>
          <w:rFonts w:ascii="Times New Roman" w:eastAsia="Times New Roman" w:hAnsi="Times New Roman" w:cs="Times New Roman"/>
          <w:color w:val="000000"/>
          <w:sz w:val="24"/>
          <w:szCs w:val="24"/>
        </w:rPr>
        <w:t>Dentro do capitalismo</w:t>
      </w:r>
      <w:r>
        <w:rPr>
          <w:rFonts w:ascii="Times New Roman" w:eastAsia="Times New Roman" w:hAnsi="Times New Roman" w:cs="Times New Roman"/>
          <w:color w:val="000000"/>
          <w:sz w:val="24"/>
          <w:szCs w:val="24"/>
        </w:rPr>
        <w:t>,</w:t>
      </w:r>
      <w:r w:rsidRPr="0016428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esse </w:t>
      </w:r>
      <w:r w:rsidRPr="0016428E">
        <w:rPr>
          <w:rFonts w:ascii="Times New Roman" w:eastAsia="Times New Roman" w:hAnsi="Times New Roman" w:cs="Times New Roman"/>
          <w:color w:val="000000"/>
          <w:sz w:val="24"/>
          <w:szCs w:val="24"/>
        </w:rPr>
        <w:t xml:space="preserve">processo </w:t>
      </w:r>
      <w:r>
        <w:rPr>
          <w:rFonts w:ascii="Times New Roman" w:eastAsia="Times New Roman" w:hAnsi="Times New Roman" w:cs="Times New Roman"/>
          <w:color w:val="000000"/>
          <w:sz w:val="24"/>
          <w:szCs w:val="24"/>
        </w:rPr>
        <w:t xml:space="preserve">de subordinação acontece por meio do </w:t>
      </w:r>
      <w:r w:rsidRPr="0016428E">
        <w:rPr>
          <w:rFonts w:ascii="Times New Roman" w:eastAsia="Times New Roman" w:hAnsi="Times New Roman" w:cs="Times New Roman"/>
          <w:color w:val="000000"/>
          <w:sz w:val="24"/>
          <w:szCs w:val="24"/>
        </w:rPr>
        <w:t xml:space="preserve">estabelecimento intencional de espaços separados por perfil social, sob o pretexto do planejamento urbano racional. O resultado é o deslocamento progressivo das populações de menor renda dos centros urbanos para as periferias, privando-as do acesso aos serviços </w:t>
      </w:r>
      <w:r>
        <w:rPr>
          <w:rFonts w:ascii="Times New Roman" w:eastAsia="Times New Roman" w:hAnsi="Times New Roman" w:cs="Times New Roman"/>
          <w:color w:val="000000"/>
          <w:sz w:val="24"/>
          <w:szCs w:val="24"/>
        </w:rPr>
        <w:t xml:space="preserve">da </w:t>
      </w:r>
      <w:r w:rsidRPr="0016428E">
        <w:rPr>
          <w:rFonts w:ascii="Times New Roman" w:eastAsia="Times New Roman" w:hAnsi="Times New Roman" w:cs="Times New Roman"/>
          <w:color w:val="000000"/>
          <w:sz w:val="24"/>
          <w:szCs w:val="24"/>
        </w:rPr>
        <w:t>vida urbana. A</w:t>
      </w:r>
      <w:r>
        <w:rPr>
          <w:rFonts w:ascii="Times New Roman" w:eastAsia="Times New Roman" w:hAnsi="Times New Roman" w:cs="Times New Roman"/>
          <w:color w:val="000000"/>
          <w:sz w:val="24"/>
          <w:szCs w:val="24"/>
        </w:rPr>
        <w:t xml:space="preserve">ssim, a população com menor renda </w:t>
      </w:r>
      <w:r w:rsidRPr="0016428E">
        <w:rPr>
          <w:rFonts w:ascii="Times New Roman" w:eastAsia="Times New Roman" w:hAnsi="Times New Roman" w:cs="Times New Roman"/>
          <w:color w:val="000000"/>
          <w:sz w:val="24"/>
          <w:szCs w:val="24"/>
        </w:rPr>
        <w:t xml:space="preserve">é </w:t>
      </w:r>
      <w:ins w:id="31" w:author="Aline Dalcin" w:date="2026-05-04T22:24:00Z">
        <w:r w:rsidR="00BC68E6" w:rsidRPr="00BC68E6">
          <w:rPr>
            <w:rFonts w:ascii="Times New Roman" w:eastAsia="Times New Roman" w:hAnsi="Times New Roman" w:cs="Times New Roman"/>
            <w:color w:val="000000"/>
            <w:sz w:val="24"/>
            <w:szCs w:val="24"/>
          </w:rPr>
          <w:t>progressivamente excluída dos centros e afastada da cidade</w:t>
        </w:r>
      </w:ins>
      <w:del w:id="32" w:author="Aline Dalcin" w:date="2026-05-04T22:24:00Z">
        <w:r w:rsidRPr="0016428E" w:rsidDel="00BC68E6">
          <w:rPr>
            <w:rFonts w:ascii="Times New Roman" w:eastAsia="Times New Roman" w:hAnsi="Times New Roman" w:cs="Times New Roman"/>
            <w:color w:val="000000"/>
            <w:sz w:val="24"/>
            <w:szCs w:val="24"/>
          </w:rPr>
          <w:delText xml:space="preserve">rejeitada dos centros e </w:delText>
        </w:r>
        <w:r w:rsidDel="00BC68E6">
          <w:rPr>
            <w:rFonts w:ascii="Times New Roman" w:eastAsia="Times New Roman" w:hAnsi="Times New Roman" w:cs="Times New Roman"/>
            <w:color w:val="000000"/>
            <w:sz w:val="24"/>
            <w:szCs w:val="24"/>
          </w:rPr>
          <w:delText xml:space="preserve">excluída </w:delText>
        </w:r>
        <w:r w:rsidRPr="0016428E" w:rsidDel="00BC68E6">
          <w:rPr>
            <w:rFonts w:ascii="Times New Roman" w:eastAsia="Times New Roman" w:hAnsi="Times New Roman" w:cs="Times New Roman"/>
            <w:color w:val="000000"/>
            <w:sz w:val="24"/>
            <w:szCs w:val="24"/>
          </w:rPr>
          <w:delText>da cidade</w:delText>
        </w:r>
      </w:del>
      <w:r>
        <w:rPr>
          <w:rFonts w:ascii="Times New Roman" w:eastAsia="Times New Roman" w:hAnsi="Times New Roman" w:cs="Times New Roman"/>
          <w:color w:val="000000"/>
          <w:sz w:val="24"/>
          <w:szCs w:val="24"/>
        </w:rPr>
        <w:t xml:space="preserve"> (LEFEBVRE, 2004).</w:t>
      </w:r>
      <w:ins w:id="33" w:author="Aline Dalcin" w:date="2026-05-04T22:25:00Z">
        <w:r w:rsidR="00BC68E6">
          <w:rPr>
            <w:rFonts w:ascii="Times New Roman" w:eastAsia="Times New Roman" w:hAnsi="Times New Roman" w:cs="Times New Roman"/>
            <w:color w:val="000000"/>
            <w:sz w:val="24"/>
            <w:szCs w:val="24"/>
          </w:rPr>
          <w:t xml:space="preserve"> </w:t>
        </w:r>
        <w:commentRangeStart w:id="34"/>
        <w:r w:rsidR="00BC68E6" w:rsidRPr="00BC68E6">
          <w:rPr>
            <w:rFonts w:ascii="Times New Roman" w:eastAsia="Times New Roman" w:hAnsi="Times New Roman" w:cs="Times New Roman"/>
            <w:color w:val="000000"/>
            <w:sz w:val="24"/>
            <w:szCs w:val="24"/>
          </w:rPr>
          <w:t xml:space="preserve">Essa dinâmica é diretamente observável na organização do comércio noturno: quando as atividades noturnas passam de obra </w:t>
        </w:r>
        <w:r w:rsidR="00BC68E6">
          <w:rPr>
            <w:rFonts w:ascii="Times New Roman" w:eastAsia="Times New Roman" w:hAnsi="Times New Roman" w:cs="Times New Roman"/>
            <w:color w:val="000000"/>
            <w:sz w:val="24"/>
            <w:szCs w:val="24"/>
          </w:rPr>
          <w:t>–</w:t>
        </w:r>
        <w:r w:rsidR="00BC68E6" w:rsidRPr="00BC68E6">
          <w:rPr>
            <w:rFonts w:ascii="Times New Roman" w:eastAsia="Times New Roman" w:hAnsi="Times New Roman" w:cs="Times New Roman"/>
            <w:color w:val="000000"/>
            <w:sz w:val="24"/>
            <w:szCs w:val="24"/>
          </w:rPr>
          <w:t xml:space="preserve"> expressão da cultura e da sociabilidade dos moradores </w:t>
        </w:r>
        <w:r w:rsidR="00BC68E6">
          <w:rPr>
            <w:rFonts w:ascii="Times New Roman" w:eastAsia="Times New Roman" w:hAnsi="Times New Roman" w:cs="Times New Roman"/>
            <w:color w:val="000000"/>
            <w:sz w:val="24"/>
            <w:szCs w:val="24"/>
          </w:rPr>
          <w:t>–</w:t>
        </w:r>
        <w:r w:rsidR="00BC68E6" w:rsidRPr="00BC68E6">
          <w:rPr>
            <w:rFonts w:ascii="Times New Roman" w:eastAsia="Times New Roman" w:hAnsi="Times New Roman" w:cs="Times New Roman"/>
            <w:color w:val="000000"/>
            <w:sz w:val="24"/>
            <w:szCs w:val="24"/>
          </w:rPr>
          <w:t xml:space="preserve"> a produto </w:t>
        </w:r>
        <w:r w:rsidR="00BC68E6">
          <w:rPr>
            <w:rFonts w:ascii="Times New Roman" w:eastAsia="Times New Roman" w:hAnsi="Times New Roman" w:cs="Times New Roman"/>
            <w:color w:val="000000"/>
            <w:sz w:val="24"/>
            <w:szCs w:val="24"/>
          </w:rPr>
          <w:t>–</w:t>
        </w:r>
        <w:r w:rsidR="00BC68E6" w:rsidRPr="00BC68E6">
          <w:rPr>
            <w:rFonts w:ascii="Times New Roman" w:eastAsia="Times New Roman" w:hAnsi="Times New Roman" w:cs="Times New Roman"/>
            <w:color w:val="000000"/>
            <w:sz w:val="24"/>
            <w:szCs w:val="24"/>
          </w:rPr>
          <w:t xml:space="preserve"> oferta voltada ao consumo seletivo e à valorização imobiliária </w:t>
        </w:r>
        <w:r w:rsidR="00BC68E6">
          <w:rPr>
            <w:rFonts w:ascii="Times New Roman" w:eastAsia="Times New Roman" w:hAnsi="Times New Roman" w:cs="Times New Roman"/>
            <w:color w:val="000000"/>
            <w:sz w:val="24"/>
            <w:szCs w:val="24"/>
          </w:rPr>
          <w:t>–</w:t>
        </w:r>
        <w:r w:rsidR="00BC68E6" w:rsidRPr="00BC68E6">
          <w:rPr>
            <w:rFonts w:ascii="Times New Roman" w:eastAsia="Times New Roman" w:hAnsi="Times New Roman" w:cs="Times New Roman"/>
            <w:color w:val="000000"/>
            <w:sz w:val="24"/>
            <w:szCs w:val="24"/>
          </w:rPr>
          <w:t xml:space="preserve">, o espaço noturno tende a se tornar excludente, restrito a quem pode pagar por ele. </w:t>
        </w:r>
      </w:ins>
      <w:commentRangeEnd w:id="34"/>
      <w:r w:rsidR="00BC68E6">
        <w:rPr>
          <w:rStyle w:val="Refdecomentrio"/>
          <w:rFonts w:ascii="Times New Roman" w:eastAsia="Times New Roman" w:hAnsi="Times New Roman" w:cs="Times New Roman"/>
          <w:color w:val="000000"/>
          <w:sz w:val="24"/>
          <w:szCs w:val="24"/>
        </w:rPr>
        <w:commentReference w:id="34"/>
      </w:r>
    </w:p>
    <w:p w14:paraId="0F569B70" w14:textId="2A6F99CF"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sidRPr="005A238B">
        <w:rPr>
          <w:rFonts w:ascii="Times New Roman" w:eastAsia="Times New Roman" w:hAnsi="Times New Roman" w:cs="Times New Roman"/>
          <w:color w:val="000000"/>
          <w:sz w:val="24"/>
          <w:szCs w:val="24"/>
        </w:rPr>
        <w:t>Harvey (20</w:t>
      </w:r>
      <w:r>
        <w:rPr>
          <w:rFonts w:ascii="Times New Roman" w:eastAsia="Times New Roman" w:hAnsi="Times New Roman" w:cs="Times New Roman"/>
          <w:color w:val="000000"/>
          <w:sz w:val="24"/>
          <w:szCs w:val="24"/>
        </w:rPr>
        <w:t>08</w:t>
      </w:r>
      <w:r w:rsidRPr="005A238B">
        <w:rPr>
          <w:rFonts w:ascii="Times New Roman" w:eastAsia="Times New Roman" w:hAnsi="Times New Roman" w:cs="Times New Roman"/>
          <w:color w:val="000000"/>
          <w:sz w:val="24"/>
          <w:szCs w:val="24"/>
        </w:rPr>
        <w:t xml:space="preserve">) amplia </w:t>
      </w:r>
      <w:ins w:id="35" w:author="Aline Dalcin" w:date="2026-05-04T22:26:00Z">
        <w:r w:rsidR="0073457B">
          <w:rPr>
            <w:rFonts w:ascii="Times New Roman" w:eastAsia="Times New Roman" w:hAnsi="Times New Roman" w:cs="Times New Roman"/>
            <w:color w:val="000000"/>
            <w:sz w:val="24"/>
            <w:szCs w:val="24"/>
          </w:rPr>
          <w:t>ess</w:t>
        </w:r>
      </w:ins>
      <w:r>
        <w:rPr>
          <w:rFonts w:ascii="Times New Roman" w:eastAsia="Times New Roman" w:hAnsi="Times New Roman" w:cs="Times New Roman"/>
          <w:color w:val="000000"/>
          <w:sz w:val="24"/>
          <w:szCs w:val="24"/>
        </w:rPr>
        <w:t>a discussão</w:t>
      </w:r>
      <w:ins w:id="36" w:author="Aline Dalcin" w:date="2026-05-04T22:27:00Z">
        <w:r w:rsidR="0073457B">
          <w:rPr>
            <w:rFonts w:ascii="Times New Roman" w:eastAsia="Times New Roman" w:hAnsi="Times New Roman" w:cs="Times New Roman"/>
            <w:color w:val="000000"/>
            <w:sz w:val="24"/>
            <w:szCs w:val="24"/>
          </w:rPr>
          <w:t xml:space="preserve"> </w:t>
        </w:r>
        <w:r w:rsidR="0073457B" w:rsidRPr="0073457B">
          <w:rPr>
            <w:rFonts w:ascii="Times New Roman" w:eastAsia="Times New Roman" w:hAnsi="Times New Roman" w:cs="Times New Roman"/>
            <w:color w:val="000000"/>
            <w:sz w:val="24"/>
            <w:szCs w:val="24"/>
          </w:rPr>
          <w:t>ao mostrar que o espaço urbano materializa contradições centrais do capitalismo</w:t>
        </w:r>
        <w:r w:rsidR="0073457B">
          <w:rPr>
            <w:rFonts w:ascii="Times New Roman" w:eastAsia="Times New Roman" w:hAnsi="Times New Roman" w:cs="Times New Roman"/>
            <w:color w:val="000000"/>
            <w:sz w:val="24"/>
            <w:szCs w:val="24"/>
          </w:rPr>
          <w:t>.</w:t>
        </w:r>
      </w:ins>
      <w:r>
        <w:rPr>
          <w:rFonts w:ascii="Times New Roman" w:eastAsia="Times New Roman" w:hAnsi="Times New Roman" w:cs="Times New Roman"/>
          <w:color w:val="000000"/>
          <w:sz w:val="24"/>
          <w:szCs w:val="24"/>
        </w:rPr>
        <w:t xml:space="preserve"> </w:t>
      </w:r>
      <w:del w:id="37" w:author="Aline Dalcin" w:date="2026-05-04T22:27:00Z">
        <w:r w:rsidDel="0073457B">
          <w:rPr>
            <w:rFonts w:ascii="Times New Roman" w:eastAsia="Times New Roman" w:hAnsi="Times New Roman" w:cs="Times New Roman"/>
            <w:color w:val="000000"/>
            <w:sz w:val="24"/>
            <w:szCs w:val="24"/>
          </w:rPr>
          <w:delText>sobre</w:delText>
        </w:r>
        <w:r w:rsidRPr="005A238B" w:rsidDel="0073457B">
          <w:rPr>
            <w:rFonts w:ascii="Times New Roman" w:eastAsia="Times New Roman" w:hAnsi="Times New Roman" w:cs="Times New Roman"/>
            <w:color w:val="000000"/>
            <w:sz w:val="24"/>
            <w:szCs w:val="24"/>
          </w:rPr>
          <w:delText xml:space="preserve"> </w:delText>
        </w:r>
        <w:r w:rsidDel="0073457B">
          <w:rPr>
            <w:rFonts w:ascii="Times New Roman" w:eastAsia="Times New Roman" w:hAnsi="Times New Roman" w:cs="Times New Roman"/>
            <w:color w:val="000000"/>
            <w:sz w:val="24"/>
            <w:szCs w:val="24"/>
          </w:rPr>
          <w:delText xml:space="preserve">a segregação geográfica </w:delText>
        </w:r>
        <w:r w:rsidRPr="005A238B" w:rsidDel="0073457B">
          <w:rPr>
            <w:rFonts w:ascii="Times New Roman" w:eastAsia="Times New Roman" w:hAnsi="Times New Roman" w:cs="Times New Roman"/>
            <w:color w:val="000000"/>
            <w:sz w:val="24"/>
            <w:szCs w:val="24"/>
          </w:rPr>
          <w:delText>ao mostrar que o espaço urbano materializa contradições centrais do capitalismo</w:delText>
        </w:r>
        <w:r w:rsidDel="0073457B">
          <w:rPr>
            <w:rFonts w:ascii="Times New Roman" w:eastAsia="Times New Roman" w:hAnsi="Times New Roman" w:cs="Times New Roman"/>
            <w:color w:val="000000"/>
            <w:sz w:val="24"/>
            <w:szCs w:val="24"/>
          </w:rPr>
          <w:delText xml:space="preserve">. O processo de </w:delText>
        </w:r>
        <w:r w:rsidDel="0073457B">
          <w:rPr>
            <w:rFonts w:ascii="Times New Roman" w:eastAsia="Times New Roman" w:hAnsi="Times New Roman" w:cs="Times New Roman"/>
            <w:i/>
            <w:iCs/>
            <w:color w:val="000000"/>
            <w:sz w:val="24"/>
            <w:szCs w:val="24"/>
          </w:rPr>
          <w:delText>spatial fix</w:delText>
        </w:r>
        <w:r w:rsidRPr="005A238B" w:rsidDel="0073457B">
          <w:rPr>
            <w:rFonts w:ascii="Times New Roman" w:eastAsia="Times New Roman" w:hAnsi="Times New Roman" w:cs="Times New Roman"/>
            <w:color w:val="000000"/>
            <w:sz w:val="24"/>
            <w:szCs w:val="24"/>
          </w:rPr>
          <w:delText xml:space="preserve"> </w:delText>
        </w:r>
        <w:r w:rsidDel="0073457B">
          <w:rPr>
            <w:rFonts w:ascii="Times New Roman" w:eastAsia="Times New Roman" w:hAnsi="Times New Roman" w:cs="Times New Roman"/>
            <w:color w:val="000000"/>
            <w:sz w:val="24"/>
            <w:szCs w:val="24"/>
          </w:rPr>
          <w:delText xml:space="preserve">é o que o autor descreve como a solução que o capitalismo encontra para solucionar as crises estruturais do modo de produção, consistindo em aumentar a área geográfica para que novos mercados consumidores sejam criados, e assim o dinheiro acumulado possa ser absorvido (HARVEY, 2005). </w:delText>
        </w:r>
      </w:del>
      <w:del w:id="38" w:author="Aline Dalcin" w:date="2026-05-04T22:28:00Z">
        <w:r w:rsidDel="0073457B">
          <w:rPr>
            <w:rFonts w:ascii="Times New Roman" w:eastAsia="Times New Roman" w:hAnsi="Times New Roman" w:cs="Times New Roman"/>
            <w:color w:val="000000"/>
            <w:sz w:val="24"/>
            <w:szCs w:val="24"/>
          </w:rPr>
          <w:delText>Dessa forma, o</w:delText>
        </w:r>
      </w:del>
      <w:ins w:id="39" w:author="Aline Dalcin" w:date="2026-05-04T22:28:00Z">
        <w:r w:rsidR="0073457B">
          <w:rPr>
            <w:rFonts w:ascii="Times New Roman" w:eastAsia="Times New Roman" w:hAnsi="Times New Roman" w:cs="Times New Roman"/>
            <w:color w:val="000000"/>
            <w:sz w:val="24"/>
            <w:szCs w:val="24"/>
          </w:rPr>
          <w:t>O</w:t>
        </w:r>
      </w:ins>
      <w:r>
        <w:rPr>
          <w:rFonts w:ascii="Times New Roman" w:eastAsia="Times New Roman" w:hAnsi="Times New Roman" w:cs="Times New Roman"/>
          <w:color w:val="000000"/>
          <w:sz w:val="24"/>
          <w:szCs w:val="24"/>
        </w:rPr>
        <w:t xml:space="preserve"> uso </w:t>
      </w:r>
      <w:r w:rsidRPr="005A238B">
        <w:rPr>
          <w:rFonts w:ascii="Times New Roman" w:eastAsia="Times New Roman" w:hAnsi="Times New Roman" w:cs="Times New Roman"/>
          <w:color w:val="000000"/>
          <w:sz w:val="24"/>
          <w:szCs w:val="24"/>
        </w:rPr>
        <w:t>do espaço não é neutr</w:t>
      </w:r>
      <w:r>
        <w:rPr>
          <w:rFonts w:ascii="Times New Roman" w:eastAsia="Times New Roman" w:hAnsi="Times New Roman" w:cs="Times New Roman"/>
          <w:color w:val="000000"/>
          <w:sz w:val="24"/>
          <w:szCs w:val="24"/>
        </w:rPr>
        <w:t>o</w:t>
      </w:r>
      <w:ins w:id="40" w:author="Aline Dalcin" w:date="2026-05-04T22:28:00Z">
        <w:r w:rsidR="0073457B">
          <w:rPr>
            <w:rFonts w:ascii="Times New Roman" w:eastAsia="Times New Roman" w:hAnsi="Times New Roman" w:cs="Times New Roman"/>
            <w:color w:val="000000"/>
            <w:sz w:val="24"/>
            <w:szCs w:val="24"/>
          </w:rPr>
          <w:t>:</w:t>
        </w:r>
      </w:ins>
      <w:del w:id="41" w:author="Aline Dalcin" w:date="2026-05-04T22:28:00Z">
        <w:r w:rsidDel="0073457B">
          <w:rPr>
            <w:rFonts w:ascii="Times New Roman" w:eastAsia="Times New Roman" w:hAnsi="Times New Roman" w:cs="Times New Roman"/>
            <w:color w:val="000000"/>
            <w:sz w:val="24"/>
            <w:szCs w:val="24"/>
          </w:rPr>
          <w:delText>,</w:delText>
        </w:r>
      </w:del>
      <w:del w:id="42" w:author="Aline Dalcin" w:date="2026-05-04T22:29:00Z">
        <w:r w:rsidDel="0073457B">
          <w:rPr>
            <w:rFonts w:ascii="Times New Roman" w:eastAsia="Times New Roman" w:hAnsi="Times New Roman" w:cs="Times New Roman"/>
            <w:color w:val="000000"/>
            <w:sz w:val="24"/>
            <w:szCs w:val="24"/>
          </w:rPr>
          <w:delText xml:space="preserve"> pois</w:delText>
        </w:r>
      </w:del>
      <w:r w:rsidRPr="005A238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o capital </w:t>
      </w:r>
      <w:r w:rsidRPr="005A238B">
        <w:rPr>
          <w:rFonts w:ascii="Times New Roman" w:eastAsia="Times New Roman" w:hAnsi="Times New Roman" w:cs="Times New Roman"/>
          <w:color w:val="000000"/>
          <w:sz w:val="24"/>
          <w:szCs w:val="24"/>
        </w:rPr>
        <w:t xml:space="preserve">seleciona áreas prioritárias de investimento, redefine centralidades e desloca populações e atividades conforme interesses econômicos e políticos dominantes. Assim, a configuração urbana não decorre apenas de decisões técnicas ou funcionais de planejamento, mas de disputas sociais que definem quais territórios serão valorizados, quais permanecerão </w:t>
      </w:r>
      <w:proofErr w:type="spellStart"/>
      <w:r w:rsidRPr="005A238B">
        <w:rPr>
          <w:rFonts w:ascii="Times New Roman" w:eastAsia="Times New Roman" w:hAnsi="Times New Roman" w:cs="Times New Roman"/>
          <w:color w:val="000000"/>
          <w:sz w:val="24"/>
          <w:szCs w:val="24"/>
        </w:rPr>
        <w:t>subatendidos</w:t>
      </w:r>
      <w:proofErr w:type="spellEnd"/>
      <w:r w:rsidRPr="005A238B">
        <w:rPr>
          <w:rFonts w:ascii="Times New Roman" w:eastAsia="Times New Roman" w:hAnsi="Times New Roman" w:cs="Times New Roman"/>
          <w:color w:val="000000"/>
          <w:sz w:val="24"/>
          <w:szCs w:val="24"/>
        </w:rPr>
        <w:t xml:space="preserve"> e quais serão objeto de renovação, controle ou expulsão de usos considerados indesejáveis</w:t>
      </w:r>
      <w:r>
        <w:rPr>
          <w:rFonts w:ascii="Times New Roman" w:eastAsia="Times New Roman" w:hAnsi="Times New Roman" w:cs="Times New Roman"/>
          <w:color w:val="000000"/>
          <w:sz w:val="24"/>
          <w:szCs w:val="24"/>
        </w:rPr>
        <w:t xml:space="preserve"> (HARVEY, 2008)</w:t>
      </w:r>
      <w:r w:rsidRPr="005A238B">
        <w:rPr>
          <w:rFonts w:ascii="Times New Roman" w:eastAsia="Times New Roman" w:hAnsi="Times New Roman" w:cs="Times New Roman"/>
          <w:color w:val="000000"/>
          <w:sz w:val="24"/>
          <w:szCs w:val="24"/>
        </w:rPr>
        <w:t>.</w:t>
      </w:r>
    </w:p>
    <w:p w14:paraId="1E09E900" w14:textId="69DBC449" w:rsidR="0049221E" w:rsidRPr="00F254A6" w:rsidRDefault="008F7561" w:rsidP="0049221E">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sidRPr="00E860FE">
        <w:rPr>
          <w:rFonts w:ascii="Times New Roman" w:eastAsia="Times New Roman" w:hAnsi="Times New Roman" w:cs="Times New Roman"/>
          <w:sz w:val="24"/>
          <w:szCs w:val="24"/>
        </w:rPr>
        <w:t xml:space="preserve"> </w:t>
      </w:r>
      <w:r w:rsidRPr="00AB5AB4">
        <w:rPr>
          <w:rFonts w:ascii="Times New Roman" w:eastAsia="Times New Roman" w:hAnsi="Times New Roman" w:cs="Times New Roman"/>
          <w:sz w:val="24"/>
          <w:szCs w:val="24"/>
        </w:rPr>
        <w:t xml:space="preserve">fenômeno que melhor expressa essas disputas pelo espaço urbano é a gentrificação. O termo foi cunhado por </w:t>
      </w:r>
      <w:r>
        <w:rPr>
          <w:rFonts w:ascii="Times New Roman" w:eastAsia="Times New Roman" w:hAnsi="Times New Roman" w:cs="Times New Roman"/>
          <w:sz w:val="24"/>
          <w:szCs w:val="24"/>
        </w:rPr>
        <w:t xml:space="preserve">Ruth </w:t>
      </w:r>
      <w:r w:rsidRPr="00AB5AB4">
        <w:rPr>
          <w:rFonts w:ascii="Times New Roman" w:eastAsia="Times New Roman" w:hAnsi="Times New Roman" w:cs="Times New Roman"/>
          <w:sz w:val="24"/>
          <w:szCs w:val="24"/>
        </w:rPr>
        <w:t xml:space="preserve">Glass </w:t>
      </w:r>
      <w:r>
        <w:rPr>
          <w:rFonts w:ascii="Times New Roman" w:eastAsia="Times New Roman" w:hAnsi="Times New Roman" w:cs="Times New Roman"/>
          <w:sz w:val="24"/>
          <w:szCs w:val="24"/>
        </w:rPr>
        <w:t xml:space="preserve">em </w:t>
      </w:r>
      <w:r w:rsidRPr="00AB5AB4">
        <w:rPr>
          <w:rFonts w:ascii="Times New Roman" w:eastAsia="Times New Roman" w:hAnsi="Times New Roman" w:cs="Times New Roman"/>
          <w:sz w:val="24"/>
          <w:szCs w:val="24"/>
        </w:rPr>
        <w:t xml:space="preserve">1964 para descrever o processo pelo qual trabalhadores de classes populares eram gradualmente deslocados de bairros centrais de Londres à medida que moradores de renda mais elevada passavam a ocupá-los, transformando tanto o perfil social </w:t>
      </w:r>
      <w:r w:rsidRPr="00AB5AB4">
        <w:rPr>
          <w:rFonts w:ascii="Times New Roman" w:eastAsia="Times New Roman" w:hAnsi="Times New Roman" w:cs="Times New Roman"/>
          <w:sz w:val="24"/>
          <w:szCs w:val="24"/>
        </w:rPr>
        <w:lastRenderedPageBreak/>
        <w:t>quanto o caráter físico dessas áreas</w:t>
      </w:r>
      <w:ins w:id="43" w:author="Aline Dalcin" w:date="2026-05-04T22:30:00Z">
        <w:r w:rsidR="00670703">
          <w:rPr>
            <w:rFonts w:ascii="Times New Roman" w:eastAsia="Times New Roman" w:hAnsi="Times New Roman" w:cs="Times New Roman"/>
            <w:sz w:val="24"/>
            <w:szCs w:val="24"/>
          </w:rPr>
          <w:t>;</w:t>
        </w:r>
      </w:ins>
      <w:del w:id="44" w:author="Aline Dalcin" w:date="2026-05-04T22:30:00Z">
        <w:r w:rsidDel="00670703">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posteriormente Smith (1996) aprofundou o conceito </w:t>
      </w:r>
      <w:r w:rsidRPr="00AB5AB4">
        <w:rPr>
          <w:rFonts w:ascii="Times New Roman" w:eastAsia="Times New Roman" w:hAnsi="Times New Roman" w:cs="Times New Roman"/>
          <w:sz w:val="24"/>
          <w:szCs w:val="24"/>
        </w:rPr>
        <w:t xml:space="preserve">(ALCÂNTARA, 2018). </w:t>
      </w:r>
      <w:r>
        <w:rPr>
          <w:rFonts w:ascii="Times New Roman" w:eastAsia="Times New Roman" w:hAnsi="Times New Roman" w:cs="Times New Roman"/>
          <w:sz w:val="24"/>
          <w:szCs w:val="24"/>
        </w:rPr>
        <w:t>Assim, a</w:t>
      </w:r>
      <w:r w:rsidRPr="00AB5AB4">
        <w:rPr>
          <w:rFonts w:ascii="Times New Roman" w:eastAsia="Times New Roman" w:hAnsi="Times New Roman" w:cs="Times New Roman"/>
          <w:sz w:val="24"/>
          <w:szCs w:val="24"/>
        </w:rPr>
        <w:t xml:space="preserve"> gentrificação não é um </w:t>
      </w:r>
      <w:r>
        <w:rPr>
          <w:rFonts w:ascii="Times New Roman" w:eastAsia="Times New Roman" w:hAnsi="Times New Roman" w:cs="Times New Roman"/>
          <w:sz w:val="24"/>
          <w:szCs w:val="24"/>
        </w:rPr>
        <w:t xml:space="preserve">processo de segregação </w:t>
      </w:r>
      <w:r w:rsidRPr="00AB5AB4">
        <w:rPr>
          <w:rFonts w:ascii="Times New Roman" w:eastAsia="Times New Roman" w:hAnsi="Times New Roman" w:cs="Times New Roman"/>
          <w:sz w:val="24"/>
          <w:szCs w:val="24"/>
        </w:rPr>
        <w:t xml:space="preserve">espontâneo, mas resultado de uma estratégia </w:t>
      </w:r>
      <w:r>
        <w:rPr>
          <w:rFonts w:ascii="Times New Roman" w:eastAsia="Times New Roman" w:hAnsi="Times New Roman" w:cs="Times New Roman"/>
          <w:sz w:val="24"/>
          <w:szCs w:val="24"/>
        </w:rPr>
        <w:t xml:space="preserve">do </w:t>
      </w:r>
      <w:r w:rsidRPr="00AB5AB4">
        <w:rPr>
          <w:rFonts w:ascii="Times New Roman" w:eastAsia="Times New Roman" w:hAnsi="Times New Roman" w:cs="Times New Roman"/>
          <w:sz w:val="24"/>
          <w:szCs w:val="24"/>
        </w:rPr>
        <w:t xml:space="preserve">capital </w:t>
      </w:r>
      <w:r>
        <w:rPr>
          <w:rFonts w:ascii="Times New Roman" w:eastAsia="Times New Roman" w:hAnsi="Times New Roman" w:cs="Times New Roman"/>
          <w:sz w:val="24"/>
          <w:szCs w:val="24"/>
        </w:rPr>
        <w:t xml:space="preserve">para </w:t>
      </w:r>
      <w:del w:id="45" w:author="Aline Dalcin" w:date="2026-05-04T22:31:00Z">
        <w:r w:rsidDel="00670703">
          <w:rPr>
            <w:rFonts w:ascii="Times New Roman" w:eastAsia="Times New Roman" w:hAnsi="Times New Roman" w:cs="Times New Roman"/>
            <w:sz w:val="24"/>
            <w:szCs w:val="24"/>
          </w:rPr>
          <w:delText xml:space="preserve">atentar </w:delText>
        </w:r>
      </w:del>
      <w:ins w:id="46" w:author="Aline Dalcin" w:date="2026-05-04T22:31:00Z">
        <w:r w:rsidR="00670703">
          <w:rPr>
            <w:rFonts w:ascii="Times New Roman" w:eastAsia="Times New Roman" w:hAnsi="Times New Roman" w:cs="Times New Roman"/>
            <w:sz w:val="24"/>
            <w:szCs w:val="24"/>
          </w:rPr>
          <w:t xml:space="preserve">transformar </w:t>
        </w:r>
      </w:ins>
      <w:r>
        <w:rPr>
          <w:rFonts w:ascii="Times New Roman" w:eastAsia="Times New Roman" w:hAnsi="Times New Roman" w:cs="Times New Roman"/>
          <w:sz w:val="24"/>
          <w:szCs w:val="24"/>
        </w:rPr>
        <w:t xml:space="preserve">setores específicos da cidade, </w:t>
      </w:r>
      <w:del w:id="47" w:author="Aline Dalcin" w:date="2026-05-04T22:32:00Z">
        <w:r w:rsidDel="00670703">
          <w:rPr>
            <w:rFonts w:ascii="Times New Roman" w:eastAsia="Times New Roman" w:hAnsi="Times New Roman" w:cs="Times New Roman"/>
            <w:sz w:val="24"/>
            <w:szCs w:val="24"/>
          </w:rPr>
          <w:delText>consistindo em valorizar</w:delText>
        </w:r>
      </w:del>
      <w:ins w:id="48" w:author="Aline Dalcin" w:date="2026-05-04T22:32:00Z">
        <w:r w:rsidR="00670703">
          <w:rPr>
            <w:rFonts w:ascii="Times New Roman" w:eastAsia="Times New Roman" w:hAnsi="Times New Roman" w:cs="Times New Roman"/>
            <w:sz w:val="24"/>
            <w:szCs w:val="24"/>
          </w:rPr>
          <w:t>valorizando</w:t>
        </w:r>
      </w:ins>
      <w:r>
        <w:rPr>
          <w:rFonts w:ascii="Times New Roman" w:eastAsia="Times New Roman" w:hAnsi="Times New Roman" w:cs="Times New Roman"/>
          <w:sz w:val="24"/>
          <w:szCs w:val="24"/>
        </w:rPr>
        <w:t xml:space="preserve"> áreas antes degradadas</w:t>
      </w:r>
      <w:del w:id="49" w:author="Aline Dalcin" w:date="2026-05-04T22:32:00Z">
        <w:r w:rsidDel="00670703">
          <w:rPr>
            <w:rFonts w:ascii="Times New Roman" w:eastAsia="Times New Roman" w:hAnsi="Times New Roman" w:cs="Times New Roman"/>
            <w:sz w:val="24"/>
            <w:szCs w:val="24"/>
          </w:rPr>
          <w:delText>, e assim valorizá-las economicamente</w:delText>
        </w:r>
        <w:r w:rsidRPr="00AB5AB4" w:rsidDel="00670703">
          <w:rPr>
            <w:rFonts w:ascii="Times New Roman" w:eastAsia="Times New Roman" w:hAnsi="Times New Roman" w:cs="Times New Roman"/>
            <w:sz w:val="24"/>
            <w:szCs w:val="24"/>
          </w:rPr>
          <w:delText>,</w:delText>
        </w:r>
      </w:del>
      <w:ins w:id="50" w:author="Aline Dalcin" w:date="2026-05-04T22:32:00Z">
        <w:r w:rsidR="00670703">
          <w:rPr>
            <w:rFonts w:ascii="Times New Roman" w:eastAsia="Times New Roman" w:hAnsi="Times New Roman" w:cs="Times New Roman"/>
            <w:sz w:val="24"/>
            <w:szCs w:val="24"/>
          </w:rPr>
          <w:t xml:space="preserve"> e</w:t>
        </w:r>
      </w:ins>
      <w:r w:rsidRPr="00AB5AB4">
        <w:rPr>
          <w:rFonts w:ascii="Times New Roman" w:eastAsia="Times New Roman" w:hAnsi="Times New Roman" w:cs="Times New Roman"/>
          <w:sz w:val="24"/>
          <w:szCs w:val="24"/>
        </w:rPr>
        <w:t xml:space="preserve"> deslocando os antigos ocupantes</w:t>
      </w:r>
      <w:ins w:id="51" w:author="Aline Dalcin" w:date="2026-05-04T22:32:00Z">
        <w:r w:rsidR="00670703">
          <w:rPr>
            <w:rFonts w:ascii="Times New Roman" w:eastAsia="Times New Roman" w:hAnsi="Times New Roman" w:cs="Times New Roman"/>
            <w:sz w:val="24"/>
            <w:szCs w:val="24"/>
          </w:rPr>
          <w:t>,</w:t>
        </w:r>
      </w:ins>
      <w:del w:id="52" w:author="Aline Dalcin" w:date="2026-05-04T22:32:00Z">
        <w:r w:rsidRPr="00AB5AB4" w:rsidDel="00670703">
          <w:rPr>
            <w:rFonts w:ascii="Times New Roman" w:eastAsia="Times New Roman" w:hAnsi="Times New Roman" w:cs="Times New Roman"/>
            <w:sz w:val="24"/>
            <w:szCs w:val="24"/>
          </w:rPr>
          <w:delText xml:space="preserve"> e</w:delText>
        </w:r>
      </w:del>
      <w:r w:rsidRPr="00AB5AB4">
        <w:rPr>
          <w:rFonts w:ascii="Times New Roman" w:eastAsia="Times New Roman" w:hAnsi="Times New Roman" w:cs="Times New Roman"/>
          <w:sz w:val="24"/>
          <w:szCs w:val="24"/>
        </w:rPr>
        <w:t xml:space="preserve"> reconfigurando a identidade social e econômica dos bairros afetados (</w:t>
      </w:r>
      <w:r>
        <w:rPr>
          <w:rFonts w:ascii="Times New Roman" w:eastAsia="Times New Roman" w:hAnsi="Times New Roman" w:cs="Times New Roman"/>
          <w:sz w:val="24"/>
          <w:szCs w:val="24"/>
        </w:rPr>
        <w:t>SMITH</w:t>
      </w:r>
      <w:r w:rsidRPr="00AB5AB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1996</w:t>
      </w:r>
      <w:r w:rsidRPr="00AB5AB4">
        <w:rPr>
          <w:rFonts w:ascii="Times New Roman" w:eastAsia="Times New Roman" w:hAnsi="Times New Roman" w:cs="Times New Roman"/>
          <w:sz w:val="24"/>
          <w:szCs w:val="24"/>
        </w:rPr>
        <w:t>).</w:t>
      </w:r>
      <w:r w:rsidRPr="00F254A6">
        <w:rPr>
          <w:rFonts w:ascii="Times New Roman" w:eastAsia="Times New Roman" w:hAnsi="Times New Roman" w:cs="Times New Roman"/>
          <w:sz w:val="24"/>
          <w:szCs w:val="24"/>
        </w:rPr>
        <w:t xml:space="preserve"> </w:t>
      </w:r>
    </w:p>
    <w:p w14:paraId="78C1D7D8" w14:textId="260F66A9" w:rsidR="008F7561" w:rsidRDefault="0049221E" w:rsidP="00467B42">
      <w:pPr>
        <w:spacing w:after="0" w:line="360" w:lineRule="auto"/>
        <w:ind w:firstLine="709"/>
        <w:jc w:val="both"/>
        <w:rPr>
          <w:rFonts w:ascii="Times New Roman" w:eastAsia="Times New Roman" w:hAnsi="Times New Roman" w:cs="Times New Roman"/>
          <w:color w:val="FF0000"/>
          <w:sz w:val="24"/>
          <w:szCs w:val="24"/>
        </w:rPr>
      </w:pPr>
      <w:commentRangeStart w:id="53"/>
      <w:ins w:id="54" w:author="Aline Dalcin" w:date="2026-05-04T22:35:00Z">
        <w:r w:rsidRPr="0049221E">
          <w:rPr>
            <w:rFonts w:ascii="Times New Roman" w:eastAsia="Times New Roman" w:hAnsi="Times New Roman" w:cs="Times New Roman"/>
            <w:sz w:val="24"/>
            <w:szCs w:val="24"/>
          </w:rPr>
          <w:t xml:space="preserve">Se Lefebvre e Harvey mostram as forças que fragmentam e hierarquizam o espaço urbano, Jacobs (1961) e </w:t>
        </w:r>
        <w:proofErr w:type="spellStart"/>
        <w:r w:rsidRPr="0049221E">
          <w:rPr>
            <w:rFonts w:ascii="Times New Roman" w:eastAsia="Times New Roman" w:hAnsi="Times New Roman" w:cs="Times New Roman"/>
            <w:sz w:val="24"/>
            <w:szCs w:val="24"/>
          </w:rPr>
          <w:t>Gehl</w:t>
        </w:r>
        <w:proofErr w:type="spellEnd"/>
        <w:r w:rsidRPr="0049221E">
          <w:rPr>
            <w:rFonts w:ascii="Times New Roman" w:eastAsia="Times New Roman" w:hAnsi="Times New Roman" w:cs="Times New Roman"/>
            <w:sz w:val="24"/>
            <w:szCs w:val="24"/>
          </w:rPr>
          <w:t xml:space="preserve"> (2014) oferecem uma perspectiva complementar, centrada nas condições que tornam esse espaço vivo e funcional para seus habitantes.</w:t>
        </w:r>
      </w:ins>
      <w:commentRangeEnd w:id="53"/>
      <w:r>
        <w:rPr>
          <w:rStyle w:val="Refdecomentrio"/>
          <w:rFonts w:ascii="Times New Roman" w:eastAsia="Times New Roman" w:hAnsi="Times New Roman" w:cs="Times New Roman"/>
          <w:sz w:val="24"/>
          <w:szCs w:val="24"/>
        </w:rPr>
        <w:commentReference w:id="53"/>
      </w:r>
      <w:ins w:id="55" w:author="Aline Dalcin" w:date="2026-05-04T22:35:00Z">
        <w:r>
          <w:rPr>
            <w:rFonts w:ascii="Times New Roman" w:eastAsia="Times New Roman" w:hAnsi="Times New Roman" w:cs="Times New Roman"/>
            <w:sz w:val="24"/>
            <w:szCs w:val="24"/>
          </w:rPr>
          <w:t xml:space="preserve"> </w:t>
        </w:r>
      </w:ins>
      <w:del w:id="56" w:author="Aline Dalcin" w:date="2026-05-04T22:36:00Z">
        <w:r w:rsidR="008F7561" w:rsidDel="0049221E">
          <w:rPr>
            <w:rFonts w:ascii="Times New Roman" w:eastAsia="Times New Roman" w:hAnsi="Times New Roman" w:cs="Times New Roman"/>
            <w:color w:val="000000"/>
            <w:sz w:val="24"/>
            <w:szCs w:val="24"/>
          </w:rPr>
          <w:delText xml:space="preserve">Em perspectiva distinta, </w:delText>
        </w:r>
      </w:del>
      <w:r w:rsidR="008F7561">
        <w:rPr>
          <w:rFonts w:ascii="Times New Roman" w:eastAsia="Times New Roman" w:hAnsi="Times New Roman" w:cs="Times New Roman"/>
          <w:color w:val="000000"/>
          <w:sz w:val="24"/>
          <w:szCs w:val="24"/>
        </w:rPr>
        <w:t xml:space="preserve">Jacobs (1961) demonstra </w:t>
      </w:r>
      <w:del w:id="57" w:author="Aline Dalcin" w:date="2026-05-04T22:36:00Z">
        <w:r w:rsidR="008F7561" w:rsidDel="0049221E">
          <w:rPr>
            <w:rFonts w:ascii="Times New Roman" w:eastAsia="Times New Roman" w:hAnsi="Times New Roman" w:cs="Times New Roman"/>
            <w:color w:val="000000"/>
            <w:sz w:val="24"/>
            <w:szCs w:val="24"/>
          </w:rPr>
          <w:delText>outra forma de observar o uso do solo nas cidades.</w:delText>
        </w:r>
      </w:del>
      <w:ins w:id="58" w:author="Aline Dalcin" w:date="2026-05-04T22:36:00Z">
        <w:r>
          <w:rPr>
            <w:rFonts w:ascii="Times New Roman" w:eastAsia="Times New Roman" w:hAnsi="Times New Roman" w:cs="Times New Roman"/>
            <w:color w:val="000000"/>
            <w:sz w:val="24"/>
            <w:szCs w:val="24"/>
          </w:rPr>
          <w:t>que</w:t>
        </w:r>
      </w:ins>
      <w:r w:rsidR="008F7561">
        <w:rPr>
          <w:rFonts w:ascii="Times New Roman" w:eastAsia="Times New Roman" w:hAnsi="Times New Roman" w:cs="Times New Roman"/>
          <w:color w:val="000000"/>
          <w:sz w:val="24"/>
          <w:szCs w:val="24"/>
        </w:rPr>
        <w:t xml:space="preserve"> </w:t>
      </w:r>
      <w:ins w:id="59" w:author="Aline Dalcin" w:date="2026-05-04T22:36:00Z">
        <w:r>
          <w:rPr>
            <w:rFonts w:ascii="Times New Roman" w:eastAsia="Times New Roman" w:hAnsi="Times New Roman" w:cs="Times New Roman"/>
            <w:color w:val="000000"/>
            <w:sz w:val="24"/>
            <w:szCs w:val="24"/>
          </w:rPr>
          <w:t>a</w:t>
        </w:r>
      </w:ins>
      <w:del w:id="60" w:author="Aline Dalcin" w:date="2026-05-04T22:36:00Z">
        <w:r w:rsidR="008F7561" w:rsidDel="0049221E">
          <w:rPr>
            <w:rFonts w:ascii="Times New Roman" w:eastAsia="Times New Roman" w:hAnsi="Times New Roman" w:cs="Times New Roman"/>
            <w:color w:val="000000"/>
            <w:sz w:val="24"/>
            <w:szCs w:val="24"/>
          </w:rPr>
          <w:delText>A</w:delText>
        </w:r>
      </w:del>
      <w:r w:rsidR="008F7561">
        <w:rPr>
          <w:rFonts w:ascii="Times New Roman" w:eastAsia="Times New Roman" w:hAnsi="Times New Roman" w:cs="Times New Roman"/>
          <w:color w:val="000000"/>
          <w:sz w:val="24"/>
          <w:szCs w:val="24"/>
        </w:rPr>
        <w:t xml:space="preserve">s cidades são </w:t>
      </w:r>
      <w:del w:id="61" w:author="Aline Dalcin" w:date="2026-05-04T22:36:00Z">
        <w:r w:rsidR="008F7561" w:rsidDel="0049221E">
          <w:rPr>
            <w:rFonts w:ascii="Times New Roman" w:eastAsia="Times New Roman" w:hAnsi="Times New Roman" w:cs="Times New Roman"/>
            <w:color w:val="000000"/>
            <w:sz w:val="24"/>
            <w:szCs w:val="24"/>
          </w:rPr>
          <w:delText>um</w:delText>
        </w:r>
      </w:del>
      <w:r w:rsidR="008F7561">
        <w:rPr>
          <w:rFonts w:ascii="Times New Roman" w:eastAsia="Times New Roman" w:hAnsi="Times New Roman" w:cs="Times New Roman"/>
          <w:color w:val="000000"/>
          <w:sz w:val="24"/>
          <w:szCs w:val="24"/>
        </w:rPr>
        <w:t xml:space="preserve"> organismo</w:t>
      </w:r>
      <w:ins w:id="62" w:author="Aline Dalcin" w:date="2026-05-04T22:36:00Z">
        <w:r>
          <w:rPr>
            <w:rFonts w:ascii="Times New Roman" w:eastAsia="Times New Roman" w:hAnsi="Times New Roman" w:cs="Times New Roman"/>
            <w:color w:val="000000"/>
            <w:sz w:val="24"/>
            <w:szCs w:val="24"/>
          </w:rPr>
          <w:t>s</w:t>
        </w:r>
      </w:ins>
      <w:r w:rsidR="008F7561">
        <w:rPr>
          <w:rFonts w:ascii="Times New Roman" w:eastAsia="Times New Roman" w:hAnsi="Times New Roman" w:cs="Times New Roman"/>
          <w:color w:val="000000"/>
          <w:sz w:val="24"/>
          <w:szCs w:val="24"/>
        </w:rPr>
        <w:t xml:space="preserve"> complexo</w:t>
      </w:r>
      <w:ins w:id="63" w:author="Aline Dalcin" w:date="2026-05-04T22:36:00Z">
        <w:r>
          <w:rPr>
            <w:rFonts w:ascii="Times New Roman" w:eastAsia="Times New Roman" w:hAnsi="Times New Roman" w:cs="Times New Roman"/>
            <w:color w:val="000000"/>
            <w:sz w:val="24"/>
            <w:szCs w:val="24"/>
          </w:rPr>
          <w:t>s</w:t>
        </w:r>
      </w:ins>
      <w:r w:rsidR="008F7561">
        <w:rPr>
          <w:rFonts w:ascii="Times New Roman" w:eastAsia="Times New Roman" w:hAnsi="Times New Roman" w:cs="Times New Roman"/>
          <w:color w:val="000000"/>
          <w:sz w:val="24"/>
          <w:szCs w:val="24"/>
        </w:rPr>
        <w:t xml:space="preserve"> composto</w:t>
      </w:r>
      <w:ins w:id="64" w:author="Aline Dalcin" w:date="2026-05-04T22:36:00Z">
        <w:r>
          <w:rPr>
            <w:rFonts w:ascii="Times New Roman" w:eastAsia="Times New Roman" w:hAnsi="Times New Roman" w:cs="Times New Roman"/>
            <w:color w:val="000000"/>
            <w:sz w:val="24"/>
            <w:szCs w:val="24"/>
          </w:rPr>
          <w:t>s</w:t>
        </w:r>
      </w:ins>
      <w:r w:rsidR="008F7561">
        <w:rPr>
          <w:rFonts w:ascii="Times New Roman" w:eastAsia="Times New Roman" w:hAnsi="Times New Roman" w:cs="Times New Roman"/>
          <w:color w:val="000000"/>
          <w:sz w:val="24"/>
          <w:szCs w:val="24"/>
        </w:rPr>
        <w:t xml:space="preserve"> por inúmeras interações entre pessoas, estabelecimentos, usos e horários, servindo </w:t>
      </w:r>
      <w:r>
        <w:rPr>
          <w:rFonts w:ascii="Times New Roman" w:eastAsia="Times New Roman" w:hAnsi="Times New Roman" w:cs="Times New Roman"/>
          <w:color w:val="000000"/>
          <w:sz w:val="24"/>
          <w:szCs w:val="24"/>
        </w:rPr>
        <w:t>à</w:t>
      </w:r>
      <w:r w:rsidR="008F7561">
        <w:rPr>
          <w:rFonts w:ascii="Times New Roman" w:eastAsia="Times New Roman" w:hAnsi="Times New Roman" w:cs="Times New Roman"/>
          <w:color w:val="000000"/>
          <w:sz w:val="24"/>
          <w:szCs w:val="24"/>
        </w:rPr>
        <w:t>s necessidades dos seus residentes. Para a autora, a</w:t>
      </w:r>
      <w:r w:rsidR="008F7561" w:rsidRPr="00D31C98">
        <w:rPr>
          <w:rFonts w:ascii="Times New Roman" w:eastAsia="Times New Roman" w:hAnsi="Times New Roman" w:cs="Times New Roman"/>
          <w:color w:val="000000"/>
          <w:sz w:val="24"/>
          <w:szCs w:val="24"/>
        </w:rPr>
        <w:t xml:space="preserve"> cidade viva</w:t>
      </w:r>
      <w:r w:rsidR="008F7561">
        <w:rPr>
          <w:rFonts w:ascii="Times New Roman" w:eastAsia="Times New Roman" w:hAnsi="Times New Roman" w:cs="Times New Roman"/>
          <w:color w:val="000000"/>
          <w:sz w:val="24"/>
          <w:szCs w:val="24"/>
        </w:rPr>
        <w:t xml:space="preserve"> </w:t>
      </w:r>
      <w:r w:rsidR="008F7561" w:rsidRPr="00D31C98">
        <w:rPr>
          <w:rFonts w:ascii="Times New Roman" w:eastAsia="Times New Roman" w:hAnsi="Times New Roman" w:cs="Times New Roman"/>
          <w:color w:val="000000"/>
          <w:sz w:val="24"/>
          <w:szCs w:val="24"/>
        </w:rPr>
        <w:t xml:space="preserve">é aquela que combina funções, pessoas e horários distintos num mesmo espaço, gerando movimento contínuo e </w:t>
      </w:r>
      <w:r w:rsidR="008F7561">
        <w:rPr>
          <w:rFonts w:ascii="Times New Roman" w:eastAsia="Times New Roman" w:hAnsi="Times New Roman" w:cs="Times New Roman"/>
          <w:color w:val="000000"/>
          <w:sz w:val="24"/>
          <w:szCs w:val="24"/>
        </w:rPr>
        <w:t xml:space="preserve">convivência </w:t>
      </w:r>
      <w:r w:rsidR="008F7561" w:rsidRPr="00D31C98">
        <w:rPr>
          <w:rFonts w:ascii="Times New Roman" w:eastAsia="Times New Roman" w:hAnsi="Times New Roman" w:cs="Times New Roman"/>
          <w:color w:val="000000"/>
          <w:sz w:val="24"/>
          <w:szCs w:val="24"/>
        </w:rPr>
        <w:t xml:space="preserve">pública </w:t>
      </w:r>
      <w:r w:rsidR="008F7561">
        <w:rPr>
          <w:rFonts w:ascii="Times New Roman" w:eastAsia="Times New Roman" w:hAnsi="Times New Roman" w:cs="Times New Roman"/>
          <w:color w:val="000000"/>
          <w:sz w:val="24"/>
          <w:szCs w:val="24"/>
        </w:rPr>
        <w:t>constante</w:t>
      </w:r>
      <w:r>
        <w:rPr>
          <w:rFonts w:ascii="Times New Roman" w:eastAsia="Times New Roman" w:hAnsi="Times New Roman" w:cs="Times New Roman"/>
          <w:color w:val="000000"/>
          <w:sz w:val="24"/>
          <w:szCs w:val="24"/>
        </w:rPr>
        <w:t>;</w:t>
      </w:r>
      <w:r w:rsidR="008F7561">
        <w:rPr>
          <w:rFonts w:ascii="Times New Roman" w:eastAsia="Times New Roman" w:hAnsi="Times New Roman" w:cs="Times New Roman"/>
          <w:color w:val="000000"/>
          <w:sz w:val="24"/>
          <w:szCs w:val="24"/>
        </w:rPr>
        <w:t xml:space="preserve"> já a </w:t>
      </w:r>
      <w:r w:rsidR="008F7561" w:rsidRPr="00D31C98">
        <w:rPr>
          <w:rFonts w:ascii="Times New Roman" w:eastAsia="Times New Roman" w:hAnsi="Times New Roman" w:cs="Times New Roman"/>
          <w:color w:val="000000"/>
          <w:sz w:val="24"/>
          <w:szCs w:val="24"/>
        </w:rPr>
        <w:t xml:space="preserve">cidade morta é aquela planejada </w:t>
      </w:r>
      <w:del w:id="65" w:author="Aline Dalcin" w:date="2026-05-04T22:38:00Z">
        <w:r w:rsidR="008F7561" w:rsidRPr="00D31C98" w:rsidDel="0049221E">
          <w:rPr>
            <w:rFonts w:ascii="Times New Roman" w:eastAsia="Times New Roman" w:hAnsi="Times New Roman" w:cs="Times New Roman"/>
            <w:color w:val="000000"/>
            <w:sz w:val="24"/>
            <w:szCs w:val="24"/>
          </w:rPr>
          <w:delText>para ser</w:delText>
        </w:r>
        <w:r w:rsidR="008F7561" w:rsidDel="0049221E">
          <w:rPr>
            <w:rFonts w:ascii="Times New Roman" w:eastAsia="Times New Roman" w:hAnsi="Times New Roman" w:cs="Times New Roman"/>
            <w:color w:val="000000"/>
            <w:sz w:val="24"/>
            <w:szCs w:val="24"/>
          </w:rPr>
          <w:delText xml:space="preserve"> composta por só </w:delText>
        </w:r>
      </w:del>
      <w:r w:rsidR="008F7561">
        <w:rPr>
          <w:rFonts w:ascii="Times New Roman" w:eastAsia="Times New Roman" w:hAnsi="Times New Roman" w:cs="Times New Roman"/>
          <w:color w:val="000000"/>
          <w:sz w:val="24"/>
          <w:szCs w:val="24"/>
        </w:rPr>
        <w:t>com uma</w:t>
      </w:r>
      <w:ins w:id="66" w:author="Aline Dalcin" w:date="2026-05-04T22:38:00Z">
        <w:r>
          <w:rPr>
            <w:rFonts w:ascii="Times New Roman" w:eastAsia="Times New Roman" w:hAnsi="Times New Roman" w:cs="Times New Roman"/>
            <w:color w:val="000000"/>
            <w:sz w:val="24"/>
            <w:szCs w:val="24"/>
          </w:rPr>
          <w:t xml:space="preserve"> única</w:t>
        </w:r>
      </w:ins>
      <w:r w:rsidR="008F7561">
        <w:rPr>
          <w:rFonts w:ascii="Times New Roman" w:eastAsia="Times New Roman" w:hAnsi="Times New Roman" w:cs="Times New Roman"/>
          <w:color w:val="000000"/>
          <w:sz w:val="24"/>
          <w:szCs w:val="24"/>
        </w:rPr>
        <w:t xml:space="preserve"> função (residencial, comercial ou fabril), </w:t>
      </w:r>
      <w:del w:id="67" w:author="Aline Dalcin" w:date="2026-05-04T22:38:00Z">
        <w:r w:rsidR="008F7561" w:rsidDel="0049221E">
          <w:rPr>
            <w:rFonts w:ascii="Times New Roman" w:eastAsia="Times New Roman" w:hAnsi="Times New Roman" w:cs="Times New Roman"/>
            <w:color w:val="000000"/>
            <w:sz w:val="24"/>
            <w:szCs w:val="24"/>
          </w:rPr>
          <w:delText>isso</w:delText>
        </w:r>
        <w:r w:rsidR="008F7561" w:rsidRPr="00D31C98" w:rsidDel="0049221E">
          <w:rPr>
            <w:rFonts w:ascii="Times New Roman" w:eastAsia="Times New Roman" w:hAnsi="Times New Roman" w:cs="Times New Roman"/>
            <w:color w:val="000000"/>
            <w:sz w:val="24"/>
            <w:szCs w:val="24"/>
          </w:rPr>
          <w:delText xml:space="preserve"> </w:delText>
        </w:r>
      </w:del>
      <w:ins w:id="68" w:author="Aline Dalcin" w:date="2026-05-04T22:38:00Z">
        <w:r>
          <w:rPr>
            <w:rFonts w:ascii="Times New Roman" w:eastAsia="Times New Roman" w:hAnsi="Times New Roman" w:cs="Times New Roman"/>
            <w:color w:val="000000"/>
            <w:sz w:val="24"/>
            <w:szCs w:val="24"/>
          </w:rPr>
          <w:t>o que</w:t>
        </w:r>
        <w:r w:rsidRPr="00D31C98">
          <w:rPr>
            <w:rFonts w:ascii="Times New Roman" w:eastAsia="Times New Roman" w:hAnsi="Times New Roman" w:cs="Times New Roman"/>
            <w:color w:val="000000"/>
            <w:sz w:val="24"/>
            <w:szCs w:val="24"/>
          </w:rPr>
          <w:t xml:space="preserve"> </w:t>
        </w:r>
      </w:ins>
      <w:r w:rsidR="008F7561" w:rsidRPr="00D31C98">
        <w:rPr>
          <w:rFonts w:ascii="Times New Roman" w:eastAsia="Times New Roman" w:hAnsi="Times New Roman" w:cs="Times New Roman"/>
          <w:color w:val="000000"/>
          <w:sz w:val="24"/>
          <w:szCs w:val="24"/>
        </w:rPr>
        <w:t xml:space="preserve">esvazia as ruas fora do horário específico e </w:t>
      </w:r>
      <w:ins w:id="69" w:author="Aline Dalcin" w:date="2026-05-04T22:39:00Z">
        <w:r>
          <w:rPr>
            <w:rFonts w:ascii="Times New Roman" w:eastAsia="Times New Roman" w:hAnsi="Times New Roman" w:cs="Times New Roman"/>
            <w:color w:val="000000"/>
            <w:sz w:val="24"/>
            <w:szCs w:val="24"/>
          </w:rPr>
          <w:t>elimina</w:t>
        </w:r>
      </w:ins>
      <w:del w:id="70" w:author="Aline Dalcin" w:date="2026-05-04T22:39:00Z">
        <w:r w:rsidR="008F7561" w:rsidRPr="00D31C98" w:rsidDel="0049221E">
          <w:rPr>
            <w:rFonts w:ascii="Times New Roman" w:eastAsia="Times New Roman" w:hAnsi="Times New Roman" w:cs="Times New Roman"/>
            <w:color w:val="000000"/>
            <w:sz w:val="24"/>
            <w:szCs w:val="24"/>
          </w:rPr>
          <w:delText>mata</w:delText>
        </w:r>
      </w:del>
      <w:r w:rsidR="008F7561" w:rsidRPr="00D31C98">
        <w:rPr>
          <w:rFonts w:ascii="Times New Roman" w:eastAsia="Times New Roman" w:hAnsi="Times New Roman" w:cs="Times New Roman"/>
          <w:color w:val="000000"/>
          <w:sz w:val="24"/>
          <w:szCs w:val="24"/>
        </w:rPr>
        <w:t xml:space="preserve"> </w:t>
      </w:r>
      <w:r w:rsidR="008F7561">
        <w:rPr>
          <w:rFonts w:ascii="Times New Roman" w:eastAsia="Times New Roman" w:hAnsi="Times New Roman" w:cs="Times New Roman"/>
          <w:color w:val="000000"/>
          <w:sz w:val="24"/>
          <w:szCs w:val="24"/>
        </w:rPr>
        <w:t xml:space="preserve">o dinamismo </w:t>
      </w:r>
      <w:ins w:id="71" w:author="Aline Dalcin" w:date="2026-05-04T22:39:00Z">
        <w:r>
          <w:rPr>
            <w:rFonts w:ascii="Times New Roman" w:eastAsia="Times New Roman" w:hAnsi="Times New Roman" w:cs="Times New Roman"/>
            <w:color w:val="000000"/>
            <w:sz w:val="24"/>
            <w:szCs w:val="24"/>
          </w:rPr>
          <w:t>urbano</w:t>
        </w:r>
      </w:ins>
      <w:del w:id="72" w:author="Aline Dalcin" w:date="2026-05-04T22:39:00Z">
        <w:r w:rsidR="008F7561" w:rsidDel="0049221E">
          <w:rPr>
            <w:rFonts w:ascii="Times New Roman" w:eastAsia="Times New Roman" w:hAnsi="Times New Roman" w:cs="Times New Roman"/>
            <w:color w:val="000000"/>
            <w:sz w:val="24"/>
            <w:szCs w:val="24"/>
          </w:rPr>
          <w:delText>das ruas</w:delText>
        </w:r>
      </w:del>
      <w:ins w:id="73" w:author="Aline Dalcin" w:date="2026-05-04T22:39:00Z">
        <w:r>
          <w:rPr>
            <w:rFonts w:ascii="Times New Roman" w:eastAsia="Times New Roman" w:hAnsi="Times New Roman" w:cs="Times New Roman"/>
            <w:color w:val="000000"/>
            <w:sz w:val="24"/>
            <w:szCs w:val="24"/>
          </w:rPr>
          <w:t xml:space="preserve"> (JACOBS, 1961)</w:t>
        </w:r>
      </w:ins>
      <w:r w:rsidR="008F7561">
        <w:rPr>
          <w:rFonts w:ascii="Times New Roman" w:eastAsia="Times New Roman" w:hAnsi="Times New Roman" w:cs="Times New Roman"/>
          <w:color w:val="000000"/>
          <w:sz w:val="24"/>
          <w:szCs w:val="24"/>
        </w:rPr>
        <w:t>. Dessa forma, metrópoles mais dinâmicas tendem a fortalecer economias locais</w:t>
      </w:r>
      <w:r>
        <w:rPr>
          <w:rFonts w:ascii="Times New Roman" w:eastAsia="Times New Roman" w:hAnsi="Times New Roman" w:cs="Times New Roman"/>
          <w:color w:val="000000"/>
          <w:sz w:val="24"/>
          <w:szCs w:val="24"/>
        </w:rPr>
        <w:t xml:space="preserve"> e</w:t>
      </w:r>
      <w:r w:rsidR="008F7561">
        <w:rPr>
          <w:rFonts w:ascii="Times New Roman" w:eastAsia="Times New Roman" w:hAnsi="Times New Roman" w:cs="Times New Roman"/>
          <w:color w:val="000000"/>
          <w:sz w:val="24"/>
          <w:szCs w:val="24"/>
        </w:rPr>
        <w:t xml:space="preserve"> ampliar oportunidades de consumo e trabalho, </w:t>
      </w:r>
      <w:del w:id="74" w:author="Aline Dalcin" w:date="2026-05-04T22:40:00Z">
        <w:r w:rsidR="008F7561" w:rsidDel="0049221E">
          <w:rPr>
            <w:rFonts w:ascii="Times New Roman" w:eastAsia="Times New Roman" w:hAnsi="Times New Roman" w:cs="Times New Roman"/>
            <w:color w:val="000000"/>
            <w:sz w:val="24"/>
            <w:szCs w:val="24"/>
          </w:rPr>
          <w:delText xml:space="preserve">além de dinamizar as economias dos bairros, uma vez que </w:delText>
        </w:r>
      </w:del>
      <w:r w:rsidR="008F7561">
        <w:rPr>
          <w:rFonts w:ascii="Times New Roman" w:eastAsia="Times New Roman" w:hAnsi="Times New Roman" w:cs="Times New Roman"/>
          <w:color w:val="000000"/>
          <w:sz w:val="24"/>
          <w:szCs w:val="24"/>
        </w:rPr>
        <w:t>reduz</w:t>
      </w:r>
      <w:ins w:id="75" w:author="Aline Dalcin" w:date="2026-05-04T22:40:00Z">
        <w:r>
          <w:rPr>
            <w:rFonts w:ascii="Times New Roman" w:eastAsia="Times New Roman" w:hAnsi="Times New Roman" w:cs="Times New Roman"/>
            <w:color w:val="000000"/>
            <w:sz w:val="24"/>
            <w:szCs w:val="24"/>
          </w:rPr>
          <w:t>indo</w:t>
        </w:r>
      </w:ins>
      <w:r w:rsidR="008F7561">
        <w:rPr>
          <w:rFonts w:ascii="Times New Roman" w:eastAsia="Times New Roman" w:hAnsi="Times New Roman" w:cs="Times New Roman"/>
          <w:color w:val="000000"/>
          <w:sz w:val="24"/>
          <w:szCs w:val="24"/>
        </w:rPr>
        <w:t xml:space="preserve"> a dependência de um único tipo de atividade. A presença simultânea de usos distintos, </w:t>
      </w:r>
      <w:del w:id="76" w:author="Aline Dalcin" w:date="2026-05-04T22:41:00Z">
        <w:r w:rsidR="008F7561" w:rsidDel="0049221E">
          <w:rPr>
            <w:rFonts w:ascii="Times New Roman" w:eastAsia="Times New Roman" w:hAnsi="Times New Roman" w:cs="Times New Roman"/>
            <w:color w:val="000000"/>
            <w:sz w:val="24"/>
            <w:szCs w:val="24"/>
          </w:rPr>
          <w:delText xml:space="preserve">portanto, </w:delText>
        </w:r>
      </w:del>
      <w:r w:rsidR="008F7561">
        <w:rPr>
          <w:rFonts w:ascii="Times New Roman" w:eastAsia="Times New Roman" w:hAnsi="Times New Roman" w:cs="Times New Roman"/>
          <w:color w:val="000000"/>
          <w:sz w:val="24"/>
          <w:szCs w:val="24"/>
        </w:rPr>
        <w:t>não representa uma consequência negativa do capitalismo</w:t>
      </w:r>
      <w:del w:id="77" w:author="Aline Dalcin" w:date="2026-05-04T22:41:00Z">
        <w:r w:rsidR="008F7561" w:rsidDel="0049221E">
          <w:rPr>
            <w:rFonts w:ascii="Times New Roman" w:eastAsia="Times New Roman" w:hAnsi="Times New Roman" w:cs="Times New Roman"/>
            <w:color w:val="000000"/>
            <w:sz w:val="24"/>
            <w:szCs w:val="24"/>
          </w:rPr>
          <w:delText>, ou uma característica morfológica da cidade</w:delText>
        </w:r>
      </w:del>
      <w:r w:rsidR="008F7561">
        <w:rPr>
          <w:rFonts w:ascii="Times New Roman" w:eastAsia="Times New Roman" w:hAnsi="Times New Roman" w:cs="Times New Roman"/>
          <w:color w:val="000000"/>
          <w:sz w:val="24"/>
          <w:szCs w:val="24"/>
        </w:rPr>
        <w:t>, mas um importante mecanismo de dinamização social e econômica</w:t>
      </w:r>
      <w:del w:id="78" w:author="Aline Dalcin" w:date="2026-05-04T22:41:00Z">
        <w:r w:rsidR="008F7561" w:rsidDel="0049221E">
          <w:rPr>
            <w:rFonts w:ascii="Times New Roman" w:eastAsia="Times New Roman" w:hAnsi="Times New Roman" w:cs="Times New Roman"/>
            <w:color w:val="000000"/>
            <w:sz w:val="24"/>
            <w:szCs w:val="24"/>
          </w:rPr>
          <w:delText xml:space="preserve"> (JACOBS, 1961)</w:delText>
        </w:r>
      </w:del>
      <w:r w:rsidR="008F7561">
        <w:rPr>
          <w:rFonts w:ascii="Times New Roman" w:eastAsia="Times New Roman" w:hAnsi="Times New Roman" w:cs="Times New Roman"/>
          <w:color w:val="000000"/>
          <w:sz w:val="24"/>
          <w:szCs w:val="24"/>
        </w:rPr>
        <w:t>.</w:t>
      </w:r>
      <w:r w:rsidR="008F7561" w:rsidRPr="00E860FE">
        <w:rPr>
          <w:rFonts w:ascii="Times New Roman" w:eastAsia="Times New Roman" w:hAnsi="Times New Roman" w:cs="Times New Roman"/>
          <w:color w:val="FF0000"/>
          <w:sz w:val="24"/>
          <w:szCs w:val="24"/>
        </w:rPr>
        <w:t xml:space="preserve"> </w:t>
      </w:r>
    </w:p>
    <w:p w14:paraId="43253D7F" w14:textId="7A079F57" w:rsidR="001A2DBD" w:rsidRPr="001A2DBD" w:rsidRDefault="008F7561" w:rsidP="001A2DBD">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Jan </w:t>
      </w:r>
      <w:proofErr w:type="spellStart"/>
      <w:r>
        <w:rPr>
          <w:rFonts w:ascii="Times New Roman" w:eastAsia="Times New Roman" w:hAnsi="Times New Roman" w:cs="Times New Roman"/>
          <w:color w:val="000000"/>
          <w:sz w:val="24"/>
          <w:szCs w:val="24"/>
        </w:rPr>
        <w:t>Gehl</w:t>
      </w:r>
      <w:proofErr w:type="spellEnd"/>
      <w:r>
        <w:rPr>
          <w:rFonts w:ascii="Times New Roman" w:eastAsia="Times New Roman" w:hAnsi="Times New Roman" w:cs="Times New Roman"/>
          <w:color w:val="000000"/>
          <w:sz w:val="24"/>
          <w:szCs w:val="24"/>
        </w:rPr>
        <w:t xml:space="preserve"> (2014), ao enfatizar a escala humana do planejamento urbano, reforça que a qualidade de vida nas cidades está diretamente relacionada à intensidade e à permanência de pessoas nos espaços públicos. Ruas ativas, fachadas permeáveis e ambientes convidativos favorecem convivência, sociabilidade e uso cotidiano da cidade. Nesse contexto, atividades bem integradas, como bares, restaurantes, equipamentos culturais, comércio de conveniência e serviços em horários ampliados, atividades características do comércio noturno, podem contribuir para o dinamismo urbano, prolongando ciclos de uso do espaço para além do horário comercial tradicional. Além disso, a ocupação contínua do espaço público pode produzir efeitos positivos sobre a segurança percebida, ao ampliar a vigilância informal e reduzir a sensação de vazio urbano em períodos noturnos. Contudo, a expansão da economia </w:t>
      </w:r>
      <w:ins w:id="79" w:author="Aline Dalcin" w:date="2026-05-04T22:45:00Z">
        <w:r w:rsidR="00E90802">
          <w:rPr>
            <w:rFonts w:ascii="Times New Roman" w:eastAsia="Times New Roman" w:hAnsi="Times New Roman" w:cs="Times New Roman"/>
            <w:color w:val="000000"/>
            <w:sz w:val="24"/>
            <w:szCs w:val="24"/>
          </w:rPr>
          <w:t xml:space="preserve">noturna </w:t>
        </w:r>
      </w:ins>
      <w:r>
        <w:rPr>
          <w:rFonts w:ascii="Times New Roman" w:eastAsia="Times New Roman" w:hAnsi="Times New Roman" w:cs="Times New Roman"/>
          <w:color w:val="000000"/>
          <w:sz w:val="24"/>
          <w:szCs w:val="24"/>
        </w:rPr>
        <w:t>também pode produzir externalidades negativas, como ruído, conflitos de vizinhança, pressão sobre mobilidade, limpeza urbana e serviços públicos, além de processos de valorização imobiliária excludente.</w:t>
      </w:r>
    </w:p>
    <w:p w14:paraId="0B9C6BFF" w14:textId="547779B1" w:rsidR="008F7561" w:rsidRDefault="008F7561" w:rsidP="00467B42">
      <w:pPr>
        <w:spacing w:after="0" w:line="360" w:lineRule="auto"/>
        <w:ind w:firstLine="709"/>
        <w:jc w:val="both"/>
        <w:rPr>
          <w:rFonts w:ascii="Times New Roman" w:eastAsia="Times New Roman" w:hAnsi="Times New Roman" w:cs="Times New Roman"/>
          <w:color w:val="FF0000"/>
          <w:sz w:val="24"/>
          <w:szCs w:val="24"/>
        </w:rPr>
      </w:pPr>
      <w:r w:rsidRPr="00C20542">
        <w:rPr>
          <w:rFonts w:ascii="Times New Roman" w:eastAsia="Times New Roman" w:hAnsi="Times New Roman" w:cs="Times New Roman"/>
          <w:color w:val="000000"/>
          <w:sz w:val="24"/>
          <w:szCs w:val="24"/>
        </w:rPr>
        <w:t xml:space="preserve">As abordagens apresentadas convergem para uma compreensão da cidade como espaço plural e disputado. </w:t>
      </w:r>
      <w:ins w:id="80" w:author="Aline Dalcin" w:date="2026-05-04T22:47:00Z">
        <w:r w:rsidR="001A2DBD" w:rsidRPr="001A2DBD">
          <w:rPr>
            <w:rFonts w:ascii="Times New Roman" w:eastAsia="Times New Roman" w:hAnsi="Times New Roman" w:cs="Times New Roman"/>
            <w:color w:val="FF0000"/>
            <w:sz w:val="24"/>
            <w:szCs w:val="24"/>
          </w:rPr>
          <w:t xml:space="preserve">Lefebvre revela a tensão entre o espaço como obra coletiva e como produto do capital; Harvey mostra que essa tensão se traduz na seleção desigual de territórios para </w:t>
        </w:r>
        <w:r w:rsidR="001A2DBD" w:rsidRPr="001A2DBD">
          <w:rPr>
            <w:rFonts w:ascii="Times New Roman" w:eastAsia="Times New Roman" w:hAnsi="Times New Roman" w:cs="Times New Roman"/>
            <w:color w:val="FF0000"/>
            <w:sz w:val="24"/>
            <w:szCs w:val="24"/>
          </w:rPr>
          <w:lastRenderedPageBreak/>
          <w:t xml:space="preserve">investimento; Jacobs e </w:t>
        </w:r>
        <w:proofErr w:type="spellStart"/>
        <w:r w:rsidR="001A2DBD" w:rsidRPr="001A2DBD">
          <w:rPr>
            <w:rFonts w:ascii="Times New Roman" w:eastAsia="Times New Roman" w:hAnsi="Times New Roman" w:cs="Times New Roman"/>
            <w:color w:val="FF0000"/>
            <w:sz w:val="24"/>
            <w:szCs w:val="24"/>
          </w:rPr>
          <w:t>Gehl</w:t>
        </w:r>
        <w:proofErr w:type="spellEnd"/>
        <w:r w:rsidR="001A2DBD" w:rsidRPr="001A2DBD">
          <w:rPr>
            <w:rFonts w:ascii="Times New Roman" w:eastAsia="Times New Roman" w:hAnsi="Times New Roman" w:cs="Times New Roman"/>
            <w:color w:val="FF0000"/>
            <w:sz w:val="24"/>
            <w:szCs w:val="24"/>
          </w:rPr>
          <w:t xml:space="preserve"> demonstram que a vitalidade urbana depende justamente da diversidade de usos e da presença contínua de pessoas </w:t>
        </w:r>
        <w:r w:rsidR="001A2DBD">
          <w:rPr>
            <w:rFonts w:ascii="Times New Roman" w:eastAsia="Times New Roman" w:hAnsi="Times New Roman" w:cs="Times New Roman"/>
            <w:color w:val="FF0000"/>
            <w:sz w:val="24"/>
            <w:szCs w:val="24"/>
          </w:rPr>
          <w:t>–</w:t>
        </w:r>
        <w:r w:rsidR="001A2DBD" w:rsidRPr="001A2DBD">
          <w:rPr>
            <w:rFonts w:ascii="Times New Roman" w:eastAsia="Times New Roman" w:hAnsi="Times New Roman" w:cs="Times New Roman"/>
            <w:color w:val="FF0000"/>
            <w:sz w:val="24"/>
            <w:szCs w:val="24"/>
          </w:rPr>
          <w:t xml:space="preserve"> aquilo que o capital tende a substituir por usos homogêneos e excludentes.</w:t>
        </w:r>
      </w:ins>
      <w:del w:id="81" w:author="Aline Dalcin" w:date="2026-05-04T22:47:00Z">
        <w:r w:rsidRPr="00C20542" w:rsidDel="001A2DBD">
          <w:rPr>
            <w:rFonts w:ascii="Times New Roman" w:eastAsia="Times New Roman" w:hAnsi="Times New Roman" w:cs="Times New Roman"/>
            <w:color w:val="000000"/>
            <w:sz w:val="24"/>
            <w:szCs w:val="24"/>
          </w:rPr>
          <w:delText>Em conjunto, essas perspectivas sugerem que a</w:delText>
        </w:r>
        <w:r w:rsidDel="001A2DBD">
          <w:rPr>
            <w:rFonts w:ascii="Times New Roman" w:eastAsia="Times New Roman" w:hAnsi="Times New Roman" w:cs="Times New Roman"/>
            <w:color w:val="000000"/>
            <w:sz w:val="24"/>
            <w:szCs w:val="24"/>
          </w:rPr>
          <w:delText>s</w:delText>
        </w:r>
        <w:r w:rsidRPr="00C20542" w:rsidDel="001A2DBD">
          <w:rPr>
            <w:rFonts w:ascii="Times New Roman" w:eastAsia="Times New Roman" w:hAnsi="Times New Roman" w:cs="Times New Roman"/>
            <w:color w:val="000000"/>
            <w:sz w:val="24"/>
            <w:szCs w:val="24"/>
          </w:rPr>
          <w:delText xml:space="preserve"> cidade</w:delText>
        </w:r>
        <w:r w:rsidDel="001A2DBD">
          <w:rPr>
            <w:rFonts w:ascii="Times New Roman" w:eastAsia="Times New Roman" w:hAnsi="Times New Roman" w:cs="Times New Roman"/>
            <w:color w:val="000000"/>
            <w:sz w:val="24"/>
            <w:szCs w:val="24"/>
          </w:rPr>
          <w:delText>s</w:delText>
        </w:r>
        <w:r w:rsidRPr="00C20542" w:rsidDel="001A2DBD">
          <w:rPr>
            <w:rFonts w:ascii="Times New Roman" w:eastAsia="Times New Roman" w:hAnsi="Times New Roman" w:cs="Times New Roman"/>
            <w:color w:val="000000"/>
            <w:sz w:val="24"/>
            <w:szCs w:val="24"/>
          </w:rPr>
          <w:delText xml:space="preserve"> não pode</w:delText>
        </w:r>
        <w:r w:rsidDel="001A2DBD">
          <w:rPr>
            <w:rFonts w:ascii="Times New Roman" w:eastAsia="Times New Roman" w:hAnsi="Times New Roman" w:cs="Times New Roman"/>
            <w:color w:val="000000"/>
            <w:sz w:val="24"/>
            <w:szCs w:val="24"/>
          </w:rPr>
          <w:delText>m</w:delText>
        </w:r>
        <w:r w:rsidRPr="00C20542" w:rsidDel="001A2DBD">
          <w:rPr>
            <w:rFonts w:ascii="Times New Roman" w:eastAsia="Times New Roman" w:hAnsi="Times New Roman" w:cs="Times New Roman"/>
            <w:color w:val="000000"/>
            <w:sz w:val="24"/>
            <w:szCs w:val="24"/>
          </w:rPr>
          <w:delText xml:space="preserve"> ser compreendida</w:delText>
        </w:r>
        <w:r w:rsidDel="001A2DBD">
          <w:rPr>
            <w:rFonts w:ascii="Times New Roman" w:eastAsia="Times New Roman" w:hAnsi="Times New Roman" w:cs="Times New Roman"/>
            <w:color w:val="000000"/>
            <w:sz w:val="24"/>
            <w:szCs w:val="24"/>
          </w:rPr>
          <w:delText>s</w:delText>
        </w:r>
        <w:r w:rsidRPr="00C20542" w:rsidDel="001A2DBD">
          <w:rPr>
            <w:rFonts w:ascii="Times New Roman" w:eastAsia="Times New Roman" w:hAnsi="Times New Roman" w:cs="Times New Roman"/>
            <w:color w:val="000000"/>
            <w:sz w:val="24"/>
            <w:szCs w:val="24"/>
          </w:rPr>
          <w:delText xml:space="preserve"> apenas pela lógica da eficiência econômica ou da racionalidade locacional</w:delText>
        </w:r>
        <w:r w:rsidDel="001A2DBD">
          <w:rPr>
            <w:rFonts w:ascii="Times New Roman" w:eastAsia="Times New Roman" w:hAnsi="Times New Roman" w:cs="Times New Roman"/>
            <w:color w:val="000000"/>
            <w:sz w:val="24"/>
            <w:szCs w:val="24"/>
          </w:rPr>
          <w:delText xml:space="preserve">, já que </w:delText>
        </w:r>
        <w:r w:rsidRPr="00C20542" w:rsidDel="001A2DBD">
          <w:rPr>
            <w:rFonts w:ascii="Times New Roman" w:eastAsia="Times New Roman" w:hAnsi="Times New Roman" w:cs="Times New Roman"/>
            <w:color w:val="000000"/>
            <w:sz w:val="24"/>
            <w:szCs w:val="24"/>
          </w:rPr>
          <w:delText xml:space="preserve">ela também </w:delText>
        </w:r>
        <w:r w:rsidDel="001A2DBD">
          <w:rPr>
            <w:rFonts w:ascii="Times New Roman" w:eastAsia="Times New Roman" w:hAnsi="Times New Roman" w:cs="Times New Roman"/>
            <w:color w:val="000000"/>
            <w:sz w:val="24"/>
            <w:szCs w:val="24"/>
          </w:rPr>
          <w:delText xml:space="preserve">é um </w:delText>
        </w:r>
        <w:r w:rsidRPr="00C20542" w:rsidDel="001A2DBD">
          <w:rPr>
            <w:rFonts w:ascii="Times New Roman" w:eastAsia="Times New Roman" w:hAnsi="Times New Roman" w:cs="Times New Roman"/>
            <w:color w:val="000000"/>
            <w:sz w:val="24"/>
            <w:szCs w:val="24"/>
          </w:rPr>
          <w:delText>produto de escolhas políticas, práticas sociais e disputas territoriais que definem quem ocupa o espaço, em quais horários e sob quais condições.</w:delText>
        </w:r>
      </w:del>
      <w:r w:rsidRPr="00C20542">
        <w:rPr>
          <w:rFonts w:ascii="Times New Roman" w:eastAsia="Times New Roman" w:hAnsi="Times New Roman" w:cs="Times New Roman"/>
          <w:color w:val="000000"/>
          <w:sz w:val="24"/>
          <w:szCs w:val="24"/>
        </w:rPr>
        <w:t xml:space="preserve"> É nesse cenário que o comércio noturno se insere como fenômeno</w:t>
      </w:r>
      <w:r>
        <w:rPr>
          <w:rFonts w:ascii="Times New Roman" w:eastAsia="Times New Roman" w:hAnsi="Times New Roman" w:cs="Times New Roman"/>
          <w:color w:val="000000"/>
          <w:sz w:val="24"/>
          <w:szCs w:val="24"/>
        </w:rPr>
        <w:t xml:space="preserve"> importante, pois</w:t>
      </w:r>
      <w:r w:rsidRPr="00C20542">
        <w:rPr>
          <w:rFonts w:ascii="Times New Roman" w:eastAsia="Times New Roman" w:hAnsi="Times New Roman" w:cs="Times New Roman"/>
          <w:color w:val="000000"/>
          <w:sz w:val="24"/>
          <w:szCs w:val="24"/>
        </w:rPr>
        <w:t xml:space="preserve"> ao mesmo tempo </w:t>
      </w:r>
      <w:r>
        <w:rPr>
          <w:rFonts w:ascii="Times New Roman" w:eastAsia="Times New Roman" w:hAnsi="Times New Roman" w:cs="Times New Roman"/>
          <w:color w:val="000000"/>
          <w:sz w:val="24"/>
          <w:szCs w:val="24"/>
        </w:rPr>
        <w:t xml:space="preserve">em que é </w:t>
      </w:r>
      <w:r w:rsidRPr="00C20542">
        <w:rPr>
          <w:rFonts w:ascii="Times New Roman" w:eastAsia="Times New Roman" w:hAnsi="Times New Roman" w:cs="Times New Roman"/>
          <w:color w:val="000000"/>
          <w:sz w:val="24"/>
          <w:szCs w:val="24"/>
        </w:rPr>
        <w:t xml:space="preserve">vetor de dinamismo econômico e sociabilidade urbana, </w:t>
      </w:r>
      <w:r>
        <w:rPr>
          <w:rFonts w:ascii="Times New Roman" w:eastAsia="Times New Roman" w:hAnsi="Times New Roman" w:cs="Times New Roman"/>
          <w:color w:val="000000"/>
          <w:sz w:val="24"/>
          <w:szCs w:val="24"/>
        </w:rPr>
        <w:t>é também</w:t>
      </w:r>
      <w:r w:rsidRPr="00C20542">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um </w:t>
      </w:r>
      <w:r w:rsidRPr="00C20542">
        <w:rPr>
          <w:rFonts w:ascii="Times New Roman" w:eastAsia="Times New Roman" w:hAnsi="Times New Roman" w:cs="Times New Roman"/>
          <w:color w:val="000000"/>
          <w:sz w:val="24"/>
          <w:szCs w:val="24"/>
        </w:rPr>
        <w:t xml:space="preserve">potencial indutor de conflitos, </w:t>
      </w:r>
      <w:r>
        <w:rPr>
          <w:rFonts w:ascii="Times New Roman" w:eastAsia="Times New Roman" w:hAnsi="Times New Roman" w:cs="Times New Roman"/>
          <w:color w:val="000000"/>
          <w:sz w:val="24"/>
          <w:szCs w:val="24"/>
        </w:rPr>
        <w:t xml:space="preserve">consequência das </w:t>
      </w:r>
      <w:r w:rsidRPr="00C20542">
        <w:rPr>
          <w:rFonts w:ascii="Times New Roman" w:eastAsia="Times New Roman" w:hAnsi="Times New Roman" w:cs="Times New Roman"/>
          <w:color w:val="000000"/>
          <w:sz w:val="24"/>
          <w:szCs w:val="24"/>
        </w:rPr>
        <w:t xml:space="preserve">desigualdades e </w:t>
      </w:r>
      <w:r>
        <w:rPr>
          <w:rFonts w:ascii="Times New Roman" w:eastAsia="Times New Roman" w:hAnsi="Times New Roman" w:cs="Times New Roman"/>
          <w:color w:val="000000"/>
          <w:sz w:val="24"/>
          <w:szCs w:val="24"/>
        </w:rPr>
        <w:t>dos processos</w:t>
      </w:r>
      <w:r w:rsidRPr="00C20542">
        <w:rPr>
          <w:rFonts w:ascii="Times New Roman" w:eastAsia="Times New Roman" w:hAnsi="Times New Roman" w:cs="Times New Roman"/>
          <w:color w:val="000000"/>
          <w:sz w:val="24"/>
          <w:szCs w:val="24"/>
        </w:rPr>
        <w:t xml:space="preserve"> de valorização excludente</w:t>
      </w:r>
      <w:r>
        <w:rPr>
          <w:rFonts w:ascii="Times New Roman" w:eastAsia="Times New Roman" w:hAnsi="Times New Roman" w:cs="Times New Roman"/>
          <w:color w:val="000000"/>
          <w:sz w:val="24"/>
          <w:szCs w:val="24"/>
        </w:rPr>
        <w:t xml:space="preserve">, </w:t>
      </w:r>
      <w:r w:rsidRPr="00C20542">
        <w:rPr>
          <w:rFonts w:ascii="Times New Roman" w:eastAsia="Times New Roman" w:hAnsi="Times New Roman" w:cs="Times New Roman"/>
          <w:color w:val="000000"/>
          <w:sz w:val="24"/>
          <w:szCs w:val="24"/>
        </w:rPr>
        <w:t>tema aprofundado na seção seguinte.</w:t>
      </w:r>
      <w:r>
        <w:rPr>
          <w:rFonts w:ascii="Times New Roman" w:eastAsia="Times New Roman" w:hAnsi="Times New Roman" w:cs="Times New Roman"/>
          <w:color w:val="FF0000"/>
          <w:sz w:val="24"/>
          <w:szCs w:val="24"/>
        </w:rPr>
        <w:t xml:space="preserve"> </w:t>
      </w:r>
    </w:p>
    <w:p w14:paraId="5D935754" w14:textId="77777777" w:rsidR="00467B42" w:rsidRPr="00EE54B5" w:rsidRDefault="00467B42" w:rsidP="00467B42">
      <w:pPr>
        <w:spacing w:after="0" w:line="360" w:lineRule="auto"/>
        <w:ind w:firstLine="709"/>
        <w:jc w:val="both"/>
        <w:rPr>
          <w:rFonts w:ascii="Times New Roman" w:eastAsia="Times New Roman" w:hAnsi="Times New Roman" w:cs="Times New Roman"/>
          <w:color w:val="000000"/>
          <w:sz w:val="24"/>
          <w:szCs w:val="24"/>
        </w:rPr>
      </w:pPr>
    </w:p>
    <w:p w14:paraId="0AE7C9F1" w14:textId="77777777" w:rsidR="008F7561" w:rsidRDefault="008F7561" w:rsidP="00467B42">
      <w:pPr>
        <w:pStyle w:val="Ttulo2"/>
        <w:spacing w:before="0" w:after="0" w:line="360" w:lineRule="auto"/>
        <w:ind w:right="0"/>
        <w:jc w:val="both"/>
        <w:rPr>
          <w:b w:val="0"/>
          <w:bCs w:val="0"/>
          <w:color w:val="FF0000"/>
        </w:rPr>
      </w:pPr>
      <w:bookmarkStart w:id="82" w:name="_Toc225944928"/>
      <w:bookmarkStart w:id="83" w:name="_Toc228268366"/>
      <w:r>
        <w:rPr>
          <w:b w:val="0"/>
          <w:bCs w:val="0"/>
        </w:rPr>
        <w:t>2.4 ECONOMIA NOTURNA COMO ÁREA DA ECONOMIA URBANA</w:t>
      </w:r>
      <w:bookmarkEnd w:id="82"/>
      <w:bookmarkEnd w:id="83"/>
    </w:p>
    <w:p w14:paraId="793ACDC8"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commentRangeStart w:id="84"/>
      <w:r w:rsidRPr="000E276F">
        <w:rPr>
          <w:rFonts w:ascii="Times New Roman" w:eastAsia="Times New Roman" w:hAnsi="Times New Roman" w:cs="Times New Roman"/>
          <w:color w:val="000000"/>
          <w:sz w:val="24"/>
          <w:szCs w:val="24"/>
        </w:rPr>
        <w:t>O comércio desenvolvido no período da noite</w:t>
      </w:r>
      <w:r>
        <w:rPr>
          <w:rFonts w:ascii="Times New Roman" w:eastAsia="Times New Roman" w:hAnsi="Times New Roman" w:cs="Times New Roman"/>
          <w:color w:val="000000"/>
          <w:sz w:val="24"/>
          <w:szCs w:val="24"/>
        </w:rPr>
        <w:t>,</w:t>
      </w:r>
      <w:r w:rsidRPr="000E276F">
        <w:rPr>
          <w:rFonts w:ascii="Times New Roman" w:eastAsia="Times New Roman" w:hAnsi="Times New Roman" w:cs="Times New Roman"/>
          <w:color w:val="000000"/>
          <w:sz w:val="24"/>
          <w:szCs w:val="24"/>
        </w:rPr>
        <w:t xml:space="preserve"> como bares, restaurantes, casas de espetáculo, serviços de conveniência, eventos culturais e parte dos serviços de mobilidade</w:t>
      </w:r>
      <w:r>
        <w:rPr>
          <w:rFonts w:ascii="Times New Roman" w:eastAsia="Times New Roman" w:hAnsi="Times New Roman" w:cs="Times New Roman"/>
          <w:color w:val="000000"/>
          <w:sz w:val="24"/>
          <w:szCs w:val="24"/>
        </w:rPr>
        <w:t xml:space="preserve">, </w:t>
      </w:r>
      <w:r w:rsidRPr="000E276F">
        <w:rPr>
          <w:rFonts w:ascii="Times New Roman" w:eastAsia="Times New Roman" w:hAnsi="Times New Roman" w:cs="Times New Roman"/>
          <w:color w:val="000000"/>
          <w:sz w:val="24"/>
          <w:szCs w:val="24"/>
        </w:rPr>
        <w:t xml:space="preserve">pode ser entendido como uma extensão das funções urbanas para além do horário comercial tradicional. Como discutido anteriormente, esse conjunto de atividades se insere especialmente nas áreas de forças de mercado no desenvolvimento das cidades e uso do solo urbano, conforme a organização proposta por </w:t>
      </w:r>
      <w:proofErr w:type="spellStart"/>
      <w:r w:rsidRPr="000E276F">
        <w:rPr>
          <w:rFonts w:ascii="Times New Roman" w:eastAsia="Times New Roman" w:hAnsi="Times New Roman" w:cs="Times New Roman"/>
          <w:color w:val="000000"/>
          <w:sz w:val="24"/>
          <w:szCs w:val="24"/>
        </w:rPr>
        <w:t>O'Sullivan</w:t>
      </w:r>
      <w:proofErr w:type="spellEnd"/>
      <w:r w:rsidRPr="000E276F">
        <w:rPr>
          <w:rFonts w:ascii="Times New Roman" w:eastAsia="Times New Roman" w:hAnsi="Times New Roman" w:cs="Times New Roman"/>
          <w:color w:val="000000"/>
          <w:sz w:val="24"/>
          <w:szCs w:val="24"/>
        </w:rPr>
        <w:t xml:space="preserve"> (2011). Nesse sentido, a economia noturna integra o debate da economia urbana contemporânea, pois suas dinâmicas estão diretamente associadas ao uso do solo, à mobilidade, à regulação pública e às desigualdades socioespaciais.</w:t>
      </w:r>
      <w:commentRangeEnd w:id="84"/>
      <w:r w:rsidR="0082283E">
        <w:rPr>
          <w:rStyle w:val="Refdecomentrio"/>
          <w:rFonts w:ascii="Times New Roman" w:eastAsia="Times New Roman" w:hAnsi="Times New Roman" w:cs="Times New Roman"/>
          <w:color w:val="000000"/>
          <w:sz w:val="24"/>
          <w:szCs w:val="24"/>
        </w:rPr>
        <w:commentReference w:id="84"/>
      </w:r>
    </w:p>
    <w:p w14:paraId="5FF56A70" w14:textId="3A07E25C"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commentRangeStart w:id="85"/>
      <w:r>
        <w:rPr>
          <w:rFonts w:ascii="Times New Roman" w:eastAsia="Times New Roman" w:hAnsi="Times New Roman" w:cs="Times New Roman"/>
          <w:color w:val="000000"/>
          <w:sz w:val="24"/>
          <w:szCs w:val="24"/>
        </w:rPr>
        <w:t xml:space="preserve">A literatura sobre </w:t>
      </w:r>
      <w:proofErr w:type="spellStart"/>
      <w:r>
        <w:rPr>
          <w:rFonts w:ascii="Times New Roman" w:eastAsia="Times New Roman" w:hAnsi="Times New Roman" w:cs="Times New Roman"/>
          <w:i/>
          <w:iCs/>
          <w:color w:val="000000"/>
          <w:sz w:val="24"/>
          <w:szCs w:val="24"/>
        </w:rPr>
        <w:t>night</w:t>
      </w:r>
      <w:proofErr w:type="spellEnd"/>
      <w:r>
        <w:rPr>
          <w:rFonts w:ascii="Times New Roman" w:eastAsia="Times New Roman" w:hAnsi="Times New Roman" w:cs="Times New Roman"/>
          <w:i/>
          <w:iCs/>
          <w:color w:val="000000"/>
          <w:sz w:val="24"/>
          <w:szCs w:val="24"/>
        </w:rPr>
        <w:t xml:space="preserve">-time </w:t>
      </w:r>
      <w:proofErr w:type="spellStart"/>
      <w:r>
        <w:rPr>
          <w:rFonts w:ascii="Times New Roman" w:eastAsia="Times New Roman" w:hAnsi="Times New Roman" w:cs="Times New Roman"/>
          <w:i/>
          <w:iCs/>
          <w:color w:val="000000"/>
          <w:sz w:val="24"/>
          <w:szCs w:val="24"/>
        </w:rPr>
        <w:t>economy</w:t>
      </w:r>
      <w:proofErr w:type="spellEnd"/>
      <w:r>
        <w:rPr>
          <w:rStyle w:val="Refdenotaderodap"/>
          <w:rFonts w:ascii="Times New Roman" w:eastAsia="Times New Roman" w:hAnsi="Times New Roman" w:cs="Times New Roman"/>
          <w:color w:val="000000"/>
          <w:sz w:val="24"/>
          <w:szCs w:val="24"/>
        </w:rPr>
        <w:footnoteReference w:id="1"/>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 xml:space="preserve">mostra que as atividades noturnas combinam consumo, lazer, cultura e serviços, articulando-se de maneira específica com o espaço urbano. Não se trata apenas de uma continuidade das atividades diurnas, mas de um circuito econômico com temporalidade própria marcado por formas particulares de sociabilidade e apropriação do espaço. Por isso, a economia noturna constitui uma dimensão importante da economia urbana, sobretudo em cidades marcadas por diferenciações entre bairros, centralidades contrastantes e disputas em torno do uso da cidade em horários ampliados </w:t>
      </w:r>
      <w:r>
        <w:rPr>
          <w:rFonts w:ascii="Times New Roman" w:eastAsia="Times New Roman" w:hAnsi="Times New Roman" w:cs="Times New Roman"/>
          <w:sz w:val="24"/>
          <w:szCs w:val="24"/>
        </w:rPr>
        <w:t>(CRUZ; TENÓRIO, 2020)</w:t>
      </w:r>
      <w:r>
        <w:rPr>
          <w:rFonts w:ascii="Times New Roman" w:eastAsia="Times New Roman" w:hAnsi="Times New Roman" w:cs="Times New Roman"/>
          <w:color w:val="000000"/>
          <w:sz w:val="24"/>
          <w:szCs w:val="24"/>
        </w:rPr>
        <w:t xml:space="preserve">. Entretanto, muitas vezes o uso do espaço urbano pelo comércio noturno, se </w:t>
      </w:r>
      <w:r w:rsidR="00C85368">
        <w:rPr>
          <w:rFonts w:ascii="Times New Roman" w:eastAsia="Times New Roman" w:hAnsi="Times New Roman" w:cs="Times New Roman"/>
          <w:color w:val="000000"/>
          <w:sz w:val="24"/>
          <w:szCs w:val="24"/>
        </w:rPr>
        <w:t>dá</w:t>
      </w:r>
      <w:r>
        <w:rPr>
          <w:rFonts w:ascii="Times New Roman" w:eastAsia="Times New Roman" w:hAnsi="Times New Roman" w:cs="Times New Roman"/>
          <w:color w:val="000000"/>
          <w:sz w:val="24"/>
          <w:szCs w:val="24"/>
        </w:rPr>
        <w:t xml:space="preserve"> por meio de conflitos envolvendo residentes e frequentadores do ambiente, nesse caso, o poder público, a prefeitura, surge como agente mediador dos conflitos associados à noite (</w:t>
      </w:r>
      <w:r>
        <w:rPr>
          <w:rFonts w:ascii="Times New Roman" w:eastAsia="Times New Roman" w:hAnsi="Times New Roman" w:cs="Times New Roman"/>
          <w:sz w:val="24"/>
          <w:szCs w:val="24"/>
        </w:rPr>
        <w:t>(ROBERTS; ELDRIDGE, 2009)</w:t>
      </w:r>
      <w:commentRangeEnd w:id="85"/>
      <w:r w:rsidR="0082283E">
        <w:rPr>
          <w:rStyle w:val="Refdecomentrio"/>
          <w:rFonts w:ascii="Times New Roman" w:eastAsia="Times New Roman" w:hAnsi="Times New Roman" w:cs="Times New Roman"/>
          <w:color w:val="000000"/>
          <w:sz w:val="24"/>
          <w:szCs w:val="24"/>
        </w:rPr>
        <w:commentReference w:id="85"/>
      </w:r>
    </w:p>
    <w:p w14:paraId="65014365" w14:textId="5B139E1E"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bookmarkStart w:id="86" w:name="_heading=h.2gkns98sfgch"/>
      <w:bookmarkEnd w:id="86"/>
      <w:commentRangeStart w:id="87"/>
      <w:r>
        <w:rPr>
          <w:rFonts w:ascii="Times New Roman" w:eastAsia="Times New Roman" w:hAnsi="Times New Roman" w:cs="Times New Roman"/>
          <w:color w:val="000000"/>
          <w:sz w:val="24"/>
          <w:szCs w:val="24"/>
        </w:rPr>
        <w:t xml:space="preserve">A economia noturna é caracterizada como um amplo espectro de atividades econômicas, com caráter cultural e social, que se realizam durante o entardecer até ao amanhecer. Tais atividades não </w:t>
      </w:r>
      <w:r>
        <w:rPr>
          <w:rFonts w:ascii="Times New Roman" w:eastAsia="Times New Roman" w:hAnsi="Times New Roman" w:cs="Times New Roman"/>
          <w:sz w:val="24"/>
          <w:szCs w:val="24"/>
        </w:rPr>
        <w:t>somente</w:t>
      </w:r>
      <w:r>
        <w:rPr>
          <w:rFonts w:ascii="Times New Roman" w:eastAsia="Times New Roman" w:hAnsi="Times New Roman" w:cs="Times New Roman"/>
          <w:color w:val="000000"/>
          <w:sz w:val="24"/>
          <w:szCs w:val="24"/>
        </w:rPr>
        <w:t xml:space="preserve"> prolongam o uso do espaço urbano, mas também criam circuitos econômicos e redes de sociabilidade entre os residentes urbanos, assim, a noite não é </w:t>
      </w:r>
      <w:r>
        <w:rPr>
          <w:rFonts w:ascii="Times New Roman" w:eastAsia="Times New Roman" w:hAnsi="Times New Roman" w:cs="Times New Roman"/>
          <w:sz w:val="24"/>
          <w:szCs w:val="24"/>
        </w:rPr>
        <w:t>somente</w:t>
      </w:r>
      <w:r>
        <w:rPr>
          <w:rFonts w:ascii="Times New Roman" w:eastAsia="Times New Roman" w:hAnsi="Times New Roman" w:cs="Times New Roman"/>
          <w:color w:val="000000"/>
          <w:sz w:val="24"/>
          <w:szCs w:val="24"/>
        </w:rPr>
        <w:t xml:space="preserve"> uma extensão do dia, mas um território com lógicas próprias de uso, controle e apropriação do </w:t>
      </w:r>
      <w:r>
        <w:rPr>
          <w:rFonts w:ascii="Times New Roman" w:eastAsia="Times New Roman" w:hAnsi="Times New Roman" w:cs="Times New Roman"/>
          <w:color w:val="000000"/>
          <w:sz w:val="24"/>
          <w:szCs w:val="24"/>
        </w:rPr>
        <w:lastRenderedPageBreak/>
        <w:t xml:space="preserve">espaço </w:t>
      </w:r>
      <w:r>
        <w:rPr>
          <w:rFonts w:ascii="Times New Roman" w:eastAsia="Times New Roman" w:hAnsi="Times New Roman" w:cs="Times New Roman"/>
          <w:sz w:val="24"/>
          <w:szCs w:val="24"/>
        </w:rPr>
        <w:t>(CRUZ; TENÓRIO, 2020)</w:t>
      </w:r>
      <w:r>
        <w:rPr>
          <w:rFonts w:ascii="Times New Roman" w:eastAsia="Times New Roman" w:hAnsi="Times New Roman" w:cs="Times New Roman"/>
          <w:color w:val="000000"/>
          <w:sz w:val="24"/>
          <w:szCs w:val="24"/>
        </w:rPr>
        <w:t xml:space="preserve">. Sendo essa perspectiva do comércio noturno é compatível com as visões abordadas anteriormente sobre como as cidades operam. </w:t>
      </w:r>
      <w:commentRangeEnd w:id="87"/>
      <w:r w:rsidR="0082283E">
        <w:rPr>
          <w:rStyle w:val="Refdecomentrio"/>
          <w:rFonts w:ascii="Times New Roman" w:eastAsia="Times New Roman" w:hAnsi="Times New Roman" w:cs="Times New Roman"/>
          <w:color w:val="000000"/>
          <w:sz w:val="24"/>
          <w:szCs w:val="24"/>
        </w:rPr>
        <w:commentReference w:id="87"/>
      </w:r>
    </w:p>
    <w:p w14:paraId="7C836B6E"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commentRangeStart w:id="88"/>
      <w:r w:rsidRPr="00F52583">
        <w:rPr>
          <w:rFonts w:ascii="Times New Roman" w:eastAsia="Times New Roman" w:hAnsi="Times New Roman" w:cs="Times New Roman"/>
          <w:color w:val="000000"/>
          <w:sz w:val="24"/>
          <w:szCs w:val="24"/>
        </w:rPr>
        <w:t xml:space="preserve">Do ponto de vista </w:t>
      </w:r>
      <w:r>
        <w:rPr>
          <w:rFonts w:ascii="Times New Roman" w:eastAsia="Times New Roman" w:hAnsi="Times New Roman" w:cs="Times New Roman"/>
          <w:color w:val="000000"/>
          <w:sz w:val="24"/>
          <w:szCs w:val="24"/>
        </w:rPr>
        <w:t>do uso do espaço, o comércio noturno ao ser uma representação de atividades culturais de um determinado grupo de residentes, se torna também uma consequência do processo de segregação espacial descrita por Harvey (2005 e 2008) e Lefebvre (2004), visto que as atividades são diferentes em bairros de alta renda e baixa renda. Além disso, os conflitos por disputas do uso do espaço urbano também são representados pelo comércio noturno, muitas vezes associados ao barulho. Ao mesmo tempo, vai de encontro com a ideia de diversificação econômica de Jacobs (1961), pois um comércio noturno diversificado mantém uma cidade plural e, nas palavras da jornalista, viva e em constante desenvolvimento.</w:t>
      </w:r>
      <w:commentRangeEnd w:id="88"/>
      <w:r w:rsidR="0082283E">
        <w:rPr>
          <w:rStyle w:val="Refdecomentrio"/>
          <w:rFonts w:ascii="Times New Roman" w:eastAsia="Times New Roman" w:hAnsi="Times New Roman" w:cs="Times New Roman"/>
          <w:color w:val="000000"/>
          <w:sz w:val="24"/>
          <w:szCs w:val="24"/>
        </w:rPr>
        <w:commentReference w:id="88"/>
      </w:r>
    </w:p>
    <w:p w14:paraId="58BD50D2" w14:textId="6836E815"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bookmarkStart w:id="89" w:name="_Hlk228127939"/>
      <w:r>
        <w:rPr>
          <w:rFonts w:ascii="Times New Roman" w:eastAsia="Times New Roman" w:hAnsi="Times New Roman" w:cs="Times New Roman"/>
          <w:color w:val="000000"/>
          <w:sz w:val="24"/>
          <w:szCs w:val="24"/>
        </w:rPr>
        <w:t>Já do</w:t>
      </w:r>
      <w:r w:rsidRPr="00F52583">
        <w:rPr>
          <w:rFonts w:ascii="Times New Roman" w:eastAsia="Times New Roman" w:hAnsi="Times New Roman" w:cs="Times New Roman"/>
          <w:color w:val="000000"/>
          <w:sz w:val="24"/>
          <w:szCs w:val="24"/>
        </w:rPr>
        <w:t xml:space="preserve"> ponto de vista econômico</w:t>
      </w:r>
      <w:bookmarkEnd w:id="89"/>
      <w:r w:rsidRPr="00F52583">
        <w:rPr>
          <w:rFonts w:ascii="Times New Roman" w:eastAsia="Times New Roman" w:hAnsi="Times New Roman" w:cs="Times New Roman"/>
          <w:color w:val="000000"/>
          <w:sz w:val="24"/>
          <w:szCs w:val="24"/>
        </w:rPr>
        <w:t xml:space="preserve">, o comércio noturno representa uma expansão do consumo e da produtividade urbana, contribuindo para a diversificação das fontes de renda e para a geração de empregos. Essa interpretação vai ao encontro do argumento do </w:t>
      </w:r>
      <w:proofErr w:type="spellStart"/>
      <w:r w:rsidRPr="00F52583">
        <w:rPr>
          <w:rFonts w:ascii="Times New Roman" w:eastAsia="Times New Roman" w:hAnsi="Times New Roman" w:cs="Times New Roman"/>
          <w:color w:val="000000"/>
          <w:sz w:val="24"/>
          <w:szCs w:val="24"/>
        </w:rPr>
        <w:t>O’Sullivan</w:t>
      </w:r>
      <w:proofErr w:type="spellEnd"/>
      <w:r w:rsidRPr="00F52583">
        <w:rPr>
          <w:rFonts w:ascii="Times New Roman" w:eastAsia="Times New Roman" w:hAnsi="Times New Roman" w:cs="Times New Roman"/>
          <w:color w:val="000000"/>
          <w:sz w:val="24"/>
          <w:szCs w:val="24"/>
        </w:rPr>
        <w:t xml:space="preserve"> (2011)</w:t>
      </w:r>
      <w:r>
        <w:rPr>
          <w:rFonts w:ascii="Times New Roman" w:eastAsia="Times New Roman" w:hAnsi="Times New Roman" w:cs="Times New Roman"/>
          <w:color w:val="000000"/>
          <w:sz w:val="24"/>
          <w:szCs w:val="24"/>
        </w:rPr>
        <w:t xml:space="preserve"> e </w:t>
      </w:r>
      <w:proofErr w:type="spellStart"/>
      <w:r>
        <w:rPr>
          <w:rFonts w:ascii="Times New Roman" w:eastAsia="Times New Roman" w:hAnsi="Times New Roman" w:cs="Times New Roman"/>
          <w:color w:val="000000"/>
          <w:sz w:val="24"/>
          <w:szCs w:val="24"/>
        </w:rPr>
        <w:t>Glaeser</w:t>
      </w:r>
      <w:proofErr w:type="spellEnd"/>
      <w:r>
        <w:rPr>
          <w:rFonts w:ascii="Times New Roman" w:eastAsia="Times New Roman" w:hAnsi="Times New Roman" w:cs="Times New Roman"/>
          <w:color w:val="000000"/>
          <w:sz w:val="24"/>
          <w:szCs w:val="24"/>
        </w:rPr>
        <w:t xml:space="preserve"> (2011)</w:t>
      </w:r>
      <w:r w:rsidRPr="00F52583">
        <w:rPr>
          <w:rFonts w:ascii="Times New Roman" w:eastAsia="Times New Roman" w:hAnsi="Times New Roman" w:cs="Times New Roman"/>
          <w:color w:val="000000"/>
          <w:sz w:val="24"/>
          <w:szCs w:val="24"/>
        </w:rPr>
        <w:t>, em que cidades com economias diversificadas e que funcionam em múltiplos turnos tendem a ser mais eficientes, dado que aproveitam melhor suas infraestruturas, sendo essa ampliação temporal do comércio um indicador de modernidade e competitividade, especialmente em cidades turísticas.</w:t>
      </w:r>
      <w:r>
        <w:rPr>
          <w:rFonts w:ascii="Times New Roman" w:eastAsia="Times New Roman" w:hAnsi="Times New Roman" w:cs="Times New Roman"/>
          <w:color w:val="000000"/>
          <w:sz w:val="24"/>
          <w:szCs w:val="24"/>
        </w:rPr>
        <w:t xml:space="preserve"> </w:t>
      </w:r>
      <w:del w:id="90" w:author="Aline Dalcin" w:date="2026-05-04T23:03:00Z">
        <w:r w:rsidRPr="00F52583" w:rsidDel="0082283E">
          <w:rPr>
            <w:rFonts w:ascii="Times New Roman" w:eastAsia="Times New Roman" w:hAnsi="Times New Roman" w:cs="Times New Roman"/>
            <w:color w:val="000000"/>
            <w:sz w:val="24"/>
            <w:szCs w:val="24"/>
          </w:rPr>
          <w:delText>Além disso, a realização de atividades com hábitos noturnos incentiva o desenvolvimento das redes de energia elétrica, e o uso da luz nos espaços de convivência. Agora, a noite não é mais vista como algo perigoso devido à ausência de luz, como era fortemente ligada no passado.</w:delText>
        </w:r>
      </w:del>
    </w:p>
    <w:p w14:paraId="71D27DD9" w14:textId="1528B970"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commentRangeStart w:id="91"/>
      <w:r>
        <w:rPr>
          <w:rFonts w:ascii="Times New Roman" w:eastAsia="Times New Roman" w:hAnsi="Times New Roman" w:cs="Times New Roman"/>
          <w:color w:val="000000"/>
          <w:sz w:val="24"/>
          <w:szCs w:val="24"/>
        </w:rPr>
        <w:t xml:space="preserve">Com isso, o comércio noturno se mostra como um importante segmento de estudo na área da Economia Urbana, pois ao mesmo em que ele é consequência das dinâmicas sociais e históricas da cidade, ele é uma representação da demanda por lazer e indutor de dinamismo econômico nos centros econômicos da cidade. </w:t>
      </w:r>
      <w:commentRangeEnd w:id="91"/>
      <w:r w:rsidR="00D020FB">
        <w:rPr>
          <w:rStyle w:val="Refdecomentrio"/>
          <w:rFonts w:ascii="Times New Roman" w:eastAsia="Times New Roman" w:hAnsi="Times New Roman" w:cs="Times New Roman"/>
          <w:color w:val="000000"/>
          <w:sz w:val="24"/>
          <w:szCs w:val="24"/>
        </w:rPr>
        <w:commentReference w:id="91"/>
      </w:r>
    </w:p>
    <w:p w14:paraId="565EC565" w14:textId="77777777" w:rsidR="00467B42" w:rsidRDefault="00467B42" w:rsidP="00467B42">
      <w:pPr>
        <w:spacing w:after="0" w:line="360" w:lineRule="auto"/>
        <w:ind w:firstLine="709"/>
        <w:jc w:val="both"/>
        <w:rPr>
          <w:rFonts w:ascii="Times New Roman" w:eastAsia="Times New Roman" w:hAnsi="Times New Roman" w:cs="Times New Roman"/>
          <w:color w:val="000000"/>
          <w:sz w:val="24"/>
          <w:szCs w:val="24"/>
        </w:rPr>
      </w:pPr>
    </w:p>
    <w:p w14:paraId="3332EDD0" w14:textId="77777777" w:rsidR="008F7561" w:rsidRDefault="008F7561" w:rsidP="00467B42">
      <w:pPr>
        <w:pStyle w:val="Ttulo2"/>
        <w:spacing w:before="0" w:after="0" w:line="360" w:lineRule="auto"/>
        <w:ind w:right="0"/>
        <w:jc w:val="both"/>
        <w:rPr>
          <w:b w:val="0"/>
          <w:bCs w:val="0"/>
          <w:color w:val="000000"/>
        </w:rPr>
      </w:pPr>
      <w:bookmarkStart w:id="92" w:name="_Toc228268367"/>
      <w:bookmarkStart w:id="93" w:name="_Toc225944929"/>
      <w:commentRangeStart w:id="94"/>
      <w:r>
        <w:rPr>
          <w:b w:val="0"/>
          <w:bCs w:val="0"/>
        </w:rPr>
        <w:t xml:space="preserve">2.5 </w:t>
      </w:r>
      <w:hyperlink w:anchor="_heading=h.f8pjjequwzam">
        <w:r>
          <w:rPr>
            <w:b w:val="0"/>
            <w:bCs w:val="0"/>
            <w:color w:val="000000"/>
          </w:rPr>
          <w:t>RELAÇÃO ENTRE A VIDA NOTURNA E O DESENVOLVIMENTO HUMANO</w:t>
        </w:r>
        <w:bookmarkEnd w:id="92"/>
      </w:hyperlink>
      <w:bookmarkEnd w:id="93"/>
      <w:commentRangeEnd w:id="94"/>
      <w:r w:rsidR="00CF1979">
        <w:rPr>
          <w:rStyle w:val="Refdecomentrio"/>
          <w:b w:val="0"/>
          <w:bCs w:val="0"/>
          <w:color w:val="000000"/>
          <w:sz w:val="24"/>
          <w:szCs w:val="24"/>
        </w:rPr>
        <w:commentReference w:id="94"/>
      </w:r>
    </w:p>
    <w:p w14:paraId="43DA0154" w14:textId="77777777" w:rsidR="008F7561" w:rsidRDefault="008F7561" w:rsidP="00467B42">
      <w:pPr>
        <w:spacing w:after="0" w:line="360" w:lineRule="auto"/>
        <w:ind w:firstLine="709"/>
        <w:jc w:val="both"/>
        <w:rPr>
          <w:rFonts w:ascii="Times New Roman" w:eastAsia="Times New Roman" w:hAnsi="Times New Roman" w:cs="Times New Roman"/>
          <w:sz w:val="24"/>
          <w:szCs w:val="24"/>
        </w:rPr>
      </w:pPr>
      <w:commentRangeStart w:id="95"/>
      <w:r>
        <w:rPr>
          <w:rFonts w:ascii="Times New Roman" w:eastAsia="Times New Roman" w:hAnsi="Times New Roman" w:cs="Times New Roman"/>
          <w:sz w:val="24"/>
          <w:szCs w:val="24"/>
        </w:rPr>
        <w:t>A relação entre desenvolvimento urbano e economia noturna consolidou-se, nas últimas décadas, como tema relevante na literatura, em especial diante da expansão da urbanização e da centralidade crescente do setor de serviços nas metrópoles (ROBERTS; ELDRIDGE, 2009). Como discutido anteriormente, a economia noturna possui dinâmicas específicas de uso, regulação e disputa do espaço urbano.</w:t>
      </w:r>
      <w:commentRangeEnd w:id="95"/>
      <w:r w:rsidR="00CF1979">
        <w:rPr>
          <w:rStyle w:val="Refdecomentrio"/>
          <w:rFonts w:ascii="Times New Roman" w:eastAsia="Times New Roman" w:hAnsi="Times New Roman" w:cs="Times New Roman"/>
          <w:sz w:val="24"/>
          <w:szCs w:val="24"/>
        </w:rPr>
        <w:commentReference w:id="95"/>
      </w:r>
    </w:p>
    <w:p w14:paraId="1D71D945" w14:textId="0544C2C9" w:rsidR="008F7561" w:rsidRDefault="008F7561" w:rsidP="00467B42">
      <w:pPr>
        <w:spacing w:after="0" w:line="360" w:lineRule="auto"/>
        <w:ind w:firstLine="709"/>
        <w:jc w:val="both"/>
        <w:rPr>
          <w:rFonts w:ascii="Times New Roman" w:eastAsia="Times New Roman" w:hAnsi="Times New Roman" w:cs="Times New Roman"/>
          <w:sz w:val="24"/>
          <w:szCs w:val="24"/>
        </w:rPr>
      </w:pPr>
      <w:commentRangeStart w:id="96"/>
      <w:r>
        <w:rPr>
          <w:rFonts w:ascii="Times New Roman" w:eastAsia="Times New Roman" w:hAnsi="Times New Roman" w:cs="Times New Roman"/>
          <w:sz w:val="24"/>
          <w:szCs w:val="24"/>
        </w:rPr>
        <w:t xml:space="preserve">Para compreender essa relação, é necessário explicitar o conceito de desenvolvimento humano. Em sentido amplo, desenvolvimento humano refere-se à ampliação das capacidades e liberdades das pessoas para viver a vida que valorizam, superando a noção restrita de crescimento econômico (SEN, 2010; PNUD, 2024). Essa abordagem </w:t>
      </w:r>
      <w:proofErr w:type="spellStart"/>
      <w:r>
        <w:rPr>
          <w:rFonts w:ascii="Times New Roman" w:eastAsia="Times New Roman" w:hAnsi="Times New Roman" w:cs="Times New Roman"/>
          <w:sz w:val="24"/>
          <w:szCs w:val="24"/>
        </w:rPr>
        <w:t>inclui</w:t>
      </w:r>
      <w:proofErr w:type="spellEnd"/>
      <w:r>
        <w:rPr>
          <w:rFonts w:ascii="Times New Roman" w:eastAsia="Times New Roman" w:hAnsi="Times New Roman" w:cs="Times New Roman"/>
          <w:sz w:val="24"/>
          <w:szCs w:val="24"/>
        </w:rPr>
        <w:t xml:space="preserve"> dimensões como renda, educação, saúde, segurança, mobilidade, acesso à cultura e participação na vida urbana. Assim, a análise da vida noturna deve considerar não apenas os efeitos econômicos diretos, mas </w:t>
      </w:r>
      <w:r>
        <w:rPr>
          <w:rFonts w:ascii="Times New Roman" w:eastAsia="Times New Roman" w:hAnsi="Times New Roman" w:cs="Times New Roman"/>
          <w:sz w:val="24"/>
          <w:szCs w:val="24"/>
        </w:rPr>
        <w:lastRenderedPageBreak/>
        <w:t xml:space="preserve">também impactos sobre qualidade de vida e inclusão social. </w:t>
      </w:r>
      <w:r w:rsidRPr="00846BE9">
        <w:t xml:space="preserve"> </w:t>
      </w:r>
      <w:proofErr w:type="spellStart"/>
      <w:r w:rsidRPr="00846BE9">
        <w:rPr>
          <w:rFonts w:ascii="Times New Roman" w:eastAsia="Times New Roman" w:hAnsi="Times New Roman" w:cs="Times New Roman"/>
          <w:sz w:val="24"/>
          <w:szCs w:val="24"/>
        </w:rPr>
        <w:t>Sen</w:t>
      </w:r>
      <w:proofErr w:type="spellEnd"/>
      <w:r w:rsidRPr="00846BE9">
        <w:rPr>
          <w:rFonts w:ascii="Times New Roman" w:eastAsia="Times New Roman" w:hAnsi="Times New Roman" w:cs="Times New Roman"/>
          <w:sz w:val="24"/>
          <w:szCs w:val="24"/>
        </w:rPr>
        <w:t xml:space="preserve"> (2010) argumenta que o desenvolvimento humano deve ser compreendido como a ampliação das capacitações dos indivíduos</w:t>
      </w:r>
      <w:r>
        <w:rPr>
          <w:rFonts w:ascii="Times New Roman" w:eastAsia="Times New Roman" w:hAnsi="Times New Roman" w:cs="Times New Roman"/>
          <w:sz w:val="24"/>
          <w:szCs w:val="24"/>
        </w:rPr>
        <w:t xml:space="preserve">. </w:t>
      </w:r>
      <w:r w:rsidRPr="00846BE9">
        <w:rPr>
          <w:rFonts w:ascii="Times New Roman" w:eastAsia="Times New Roman" w:hAnsi="Times New Roman" w:cs="Times New Roman"/>
          <w:sz w:val="24"/>
          <w:szCs w:val="24"/>
        </w:rPr>
        <w:t xml:space="preserve">Nessa perspectiva, o desenvolvimento não se reduz ao crescimento da renda ou à disponibilidade de bens, mas à expansão das possibilidades efetivas de escolha e realização humana. O que importa, para </w:t>
      </w:r>
      <w:proofErr w:type="spellStart"/>
      <w:r w:rsidRPr="00846BE9">
        <w:rPr>
          <w:rFonts w:ascii="Times New Roman" w:eastAsia="Times New Roman" w:hAnsi="Times New Roman" w:cs="Times New Roman"/>
          <w:sz w:val="24"/>
          <w:szCs w:val="24"/>
        </w:rPr>
        <w:t>Sen</w:t>
      </w:r>
      <w:proofErr w:type="spellEnd"/>
      <w:r w:rsidRPr="00846BE9">
        <w:rPr>
          <w:rFonts w:ascii="Times New Roman" w:eastAsia="Times New Roman" w:hAnsi="Times New Roman" w:cs="Times New Roman"/>
          <w:sz w:val="24"/>
          <w:szCs w:val="24"/>
        </w:rPr>
        <w:t>, não é apenas o que as pessoas têm, mas o que são capazes de fazer e ser a partir do que têm.</w:t>
      </w:r>
      <w:commentRangeEnd w:id="96"/>
      <w:r w:rsidR="00CF1979">
        <w:rPr>
          <w:rStyle w:val="Refdecomentrio"/>
          <w:rFonts w:ascii="Times New Roman" w:eastAsia="Times New Roman" w:hAnsi="Times New Roman" w:cs="Times New Roman"/>
          <w:sz w:val="24"/>
          <w:szCs w:val="24"/>
        </w:rPr>
        <w:commentReference w:id="96"/>
      </w:r>
    </w:p>
    <w:p w14:paraId="33A8F92B" w14:textId="77777777" w:rsidR="008F7561"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Nesse ponto de vista, a economia noturna pode contribuir para o desenvolvimento humano por diferentes mecanismos. Primeiro, contribui pela geração de emprego e renda em segmentos como alimentação, hospitalidade, transporte, segurança privada, produção cultural e economia criativa. Segundo, contribui pela ampliação da oferta de cultura e lazer, e pela diversificação de práticas de sociabilidade. Terceiro, contribui por incentivar a criação de centralidades fora do horário comercial convencional, com efeitos sobre dinamismo territorial e circulação de pessoas (ROBERTS; ELDRIDGE, 2009). </w:t>
      </w:r>
      <w:r w:rsidRPr="00846BE9">
        <w:rPr>
          <w:rFonts w:ascii="Times New Roman" w:eastAsia="Times New Roman" w:hAnsi="Times New Roman" w:cs="Times New Roman"/>
          <w:sz w:val="24"/>
          <w:szCs w:val="24"/>
        </w:rPr>
        <w:t>Como discutido na seção 2.3, a diversidade de usos ao longo do tempo e a presença contínua de pessoas são elementos-chave para a</w:t>
      </w:r>
      <w:r>
        <w:rPr>
          <w:rFonts w:ascii="Times New Roman" w:eastAsia="Times New Roman" w:hAnsi="Times New Roman" w:cs="Times New Roman"/>
          <w:sz w:val="24"/>
          <w:szCs w:val="24"/>
        </w:rPr>
        <w:t>s</w:t>
      </w:r>
      <w:r w:rsidRPr="00846BE9">
        <w:rPr>
          <w:rFonts w:ascii="Times New Roman" w:eastAsia="Times New Roman" w:hAnsi="Times New Roman" w:cs="Times New Roman"/>
          <w:sz w:val="24"/>
          <w:szCs w:val="24"/>
        </w:rPr>
        <w:t xml:space="preserve"> cidades. Nesse sentido, atividades noturnas bem integradas ao tecido urbano podem fortalecer o uso social do espaço, desde que acompanhadas por condições adequadas de infraestrutura e gestão </w:t>
      </w:r>
      <w:commentRangeStart w:id="97"/>
      <w:r w:rsidRPr="00846BE9">
        <w:rPr>
          <w:rFonts w:ascii="Times New Roman" w:eastAsia="Times New Roman" w:hAnsi="Times New Roman" w:cs="Times New Roman"/>
          <w:sz w:val="24"/>
          <w:szCs w:val="24"/>
        </w:rPr>
        <w:t>pública</w:t>
      </w:r>
      <w:commentRangeEnd w:id="97"/>
      <w:r w:rsidR="00CF1979" w:rsidRPr="00846BE9">
        <w:rPr>
          <w:rStyle w:val="Refdecomentrio"/>
          <w:rFonts w:ascii="Times New Roman" w:eastAsia="Times New Roman" w:hAnsi="Times New Roman" w:cs="Times New Roman"/>
          <w:sz w:val="24"/>
          <w:szCs w:val="24"/>
        </w:rPr>
        <w:commentReference w:id="97"/>
      </w:r>
      <w:r w:rsidRPr="00846BE9">
        <w:rPr>
          <w:rFonts w:ascii="Times New Roman" w:eastAsia="Times New Roman" w:hAnsi="Times New Roman" w:cs="Times New Roman"/>
          <w:sz w:val="24"/>
          <w:szCs w:val="24"/>
        </w:rPr>
        <w:t>.</w:t>
      </w:r>
    </w:p>
    <w:p w14:paraId="746BBCF0" w14:textId="424C45EA" w:rsidR="008F7561"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Portanto, a contribuição da vida noturna ao desenvolvimento humano não é automática, dependendo de como o poder público, os agentes econômicos e a sociedade civil organizam e regulam essas atividades no território. Essa mediação institucional é central para transformar potencial econômico em ganhos efetivos de bem-estar, inclusão e direito à cidade.</w:t>
      </w:r>
    </w:p>
    <w:p w14:paraId="0322F5A2" w14:textId="77777777" w:rsidR="00467B42" w:rsidRDefault="00467B42" w:rsidP="00467B42">
      <w:pPr>
        <w:spacing w:after="0" w:line="360" w:lineRule="auto"/>
        <w:ind w:firstLine="709"/>
        <w:jc w:val="both"/>
        <w:rPr>
          <w:rFonts w:ascii="Times New Roman" w:eastAsia="Times New Roman" w:hAnsi="Times New Roman" w:cs="Times New Roman"/>
          <w:sz w:val="24"/>
          <w:szCs w:val="24"/>
        </w:rPr>
      </w:pPr>
    </w:p>
    <w:p w14:paraId="643C269E" w14:textId="77777777" w:rsidR="008F7561" w:rsidRDefault="008F7561" w:rsidP="00467B42">
      <w:pPr>
        <w:pStyle w:val="Ttulo2"/>
        <w:spacing w:before="0" w:after="0" w:line="360" w:lineRule="auto"/>
        <w:ind w:right="0"/>
        <w:jc w:val="both"/>
        <w:rPr>
          <w:b w:val="0"/>
          <w:bCs w:val="0"/>
          <w:color w:val="FF0000"/>
        </w:rPr>
      </w:pPr>
      <w:bookmarkStart w:id="98" w:name="_Toc225944930"/>
      <w:bookmarkStart w:id="99" w:name="_Toc228268368"/>
      <w:commentRangeStart w:id="100"/>
      <w:r>
        <w:rPr>
          <w:b w:val="0"/>
          <w:bCs w:val="0"/>
        </w:rPr>
        <w:t xml:space="preserve">2.6 </w:t>
      </w:r>
      <w:bookmarkEnd w:id="98"/>
      <w:r w:rsidRPr="00B66487">
        <w:rPr>
          <w:b w:val="0"/>
          <w:bCs w:val="0"/>
          <w:color w:val="000000"/>
        </w:rPr>
        <w:t>DESIGUALDADES SOCIOESPACIAIS E GOVERNANÇA DA ECONOMIA NOTURNA</w:t>
      </w:r>
      <w:bookmarkEnd w:id="99"/>
      <w:commentRangeEnd w:id="100"/>
      <w:r w:rsidR="00B11164">
        <w:rPr>
          <w:rStyle w:val="Refdecomentrio"/>
          <w:b w:val="0"/>
          <w:bCs w:val="0"/>
          <w:color w:val="FF0000"/>
          <w:sz w:val="24"/>
          <w:szCs w:val="24"/>
        </w:rPr>
        <w:commentReference w:id="100"/>
      </w:r>
    </w:p>
    <w:p w14:paraId="72A256BC"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papel das instituições públicas na organização de atividades recreativas é de suma importância, pois tais atividades tendem a se concentrar em áreas centrais e bem-organizadas, o que pode excluir populações marginalizadas quando os custos de deslocamento/transporte são elevados. Nesse contexto, a prefeitura pode entrar como um agente integrador ao viabilizar serviços de transportes, iluminação, equipamentos de lazer e serviços com custos acessíveis, como parques, cinemas e teatros, contribuindo para a inclusão social e para a ampliação do acesso a bens culturais. </w:t>
      </w:r>
      <w:commentRangeStart w:id="101"/>
      <w:r>
        <w:rPr>
          <w:rFonts w:ascii="Times New Roman" w:eastAsia="Times New Roman" w:hAnsi="Times New Roman" w:cs="Times New Roman"/>
          <w:color w:val="000000"/>
          <w:sz w:val="24"/>
          <w:szCs w:val="24"/>
        </w:rPr>
        <w:t>Nesse sentido, Hirsch (1973) reforça que cidades com vida noturna vibrante, e com administração pública organizada, costumam atrair profissionais qualificados, turistas e empreendedores criativos, contribuindo para um ambiente urbano heterogêneo.</w:t>
      </w:r>
      <w:commentRangeEnd w:id="101"/>
      <w:r w:rsidR="00644388">
        <w:rPr>
          <w:rStyle w:val="Refdecomentrio"/>
          <w:rFonts w:ascii="Times New Roman" w:eastAsia="Times New Roman" w:hAnsi="Times New Roman" w:cs="Times New Roman"/>
          <w:color w:val="000000"/>
          <w:sz w:val="24"/>
          <w:szCs w:val="24"/>
        </w:rPr>
        <w:commentReference w:id="101"/>
      </w:r>
    </w:p>
    <w:p w14:paraId="173AC8BC" w14:textId="527EA4F7" w:rsidR="008F7561" w:rsidRPr="00A025F3"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Por outro lado, a expansão das atividades noturnas tende a intensificar conflitos de convivência. O barulho, a ocupação do espaço público, a segurança e o trânsito são aspectos que frequentemente são noticiados como causas de tensões entre moradores, empresários e consumidores. A literatura sobre governança da economia noturna destaca a importância de políticas públicas como a gestão de horários, zonas de uso, policiamento orientado, iluminação urbana e transporte noturno, para garantir o equilíbrio entre desenvolvimento econômico e qualidade de vida (</w:t>
      </w:r>
      <w:r>
        <w:rPr>
          <w:rFonts w:ascii="Times New Roman" w:eastAsia="Times New Roman" w:hAnsi="Times New Roman" w:cs="Times New Roman"/>
          <w:sz w:val="24"/>
          <w:szCs w:val="24"/>
        </w:rPr>
        <w:t xml:space="preserve">ROBERTS; ELDRIDGE, 2009). </w:t>
      </w:r>
      <w:r>
        <w:rPr>
          <w:rFonts w:ascii="Times New Roman" w:eastAsia="Times New Roman" w:hAnsi="Times New Roman" w:cs="Times New Roman"/>
          <w:color w:val="000000"/>
          <w:sz w:val="24"/>
          <w:szCs w:val="24"/>
        </w:rPr>
        <w:t xml:space="preserve">Cruz e Tenório (2020) reforçam esse ponto ao observar que a apropriação dos espaços públicos à noite frequentemente se dá em meio a disputas pela segurança, ao ruído e à limpeza urbana. Há uma disputa constante entre o direito ao lazer e o direito ao sossego, refletindo a complexidade das relações entre economia, espaço e convivência social. </w:t>
      </w:r>
      <w:r w:rsidR="00644388" w:rsidRPr="00644388">
        <w:rPr>
          <w:rFonts w:ascii="Times New Roman" w:eastAsia="Times New Roman" w:hAnsi="Times New Roman" w:cs="Times New Roman"/>
          <w:color w:val="000000"/>
          <w:sz w:val="24"/>
          <w:szCs w:val="24"/>
        </w:rPr>
        <w:t>Em consonância com essa ideia</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Seijas</w:t>
      </w:r>
      <w:proofErr w:type="spellEnd"/>
      <w:r>
        <w:rPr>
          <w:rFonts w:ascii="Times New Roman" w:eastAsia="Times New Roman" w:hAnsi="Times New Roman" w:cs="Times New Roman"/>
          <w:color w:val="000000"/>
          <w:sz w:val="24"/>
          <w:szCs w:val="24"/>
        </w:rPr>
        <w:t xml:space="preserve"> e </w:t>
      </w:r>
      <w:proofErr w:type="spellStart"/>
      <w:r>
        <w:rPr>
          <w:rFonts w:ascii="Times New Roman" w:eastAsia="Times New Roman" w:hAnsi="Times New Roman" w:cs="Times New Roman"/>
          <w:color w:val="000000"/>
          <w:sz w:val="24"/>
          <w:szCs w:val="24"/>
        </w:rPr>
        <w:t>Gelders</w:t>
      </w:r>
      <w:proofErr w:type="spellEnd"/>
      <w:r>
        <w:rPr>
          <w:rFonts w:ascii="Times New Roman" w:eastAsia="Times New Roman" w:hAnsi="Times New Roman" w:cs="Times New Roman"/>
          <w:color w:val="000000"/>
          <w:sz w:val="24"/>
          <w:szCs w:val="24"/>
        </w:rPr>
        <w:t xml:space="preserve"> (2021) mostram como esses conflitos entre moradores e consumidores geram uma pressão social para a regulação de atividades noturnas, entretanto, </w:t>
      </w:r>
      <w:commentRangeStart w:id="102"/>
      <w:r>
        <w:rPr>
          <w:rFonts w:ascii="Times New Roman" w:eastAsia="Times New Roman" w:hAnsi="Times New Roman" w:cs="Times New Roman"/>
          <w:color w:val="000000"/>
          <w:sz w:val="24"/>
          <w:szCs w:val="24"/>
        </w:rPr>
        <w:t xml:space="preserve">essa pressão não é igual em todas as áreas, sendo mais evidentes em áreas de baixa </w:t>
      </w:r>
      <w:proofErr w:type="spellStart"/>
      <w:r>
        <w:rPr>
          <w:rFonts w:ascii="Times New Roman" w:eastAsia="Times New Roman" w:hAnsi="Times New Roman" w:cs="Times New Roman"/>
          <w:color w:val="000000"/>
          <w:sz w:val="24"/>
          <w:szCs w:val="24"/>
        </w:rPr>
        <w:t>renda.</w:t>
      </w:r>
      <w:commentRangeEnd w:id="102"/>
      <w:r w:rsidR="00644388">
        <w:rPr>
          <w:rStyle w:val="Refdecomentrio"/>
          <w:rFonts w:ascii="Times New Roman" w:eastAsia="Times New Roman" w:hAnsi="Times New Roman" w:cs="Times New Roman"/>
          <w:color w:val="000000"/>
          <w:sz w:val="24"/>
          <w:szCs w:val="24"/>
        </w:rPr>
        <w:commentReference w:id="102"/>
      </w:r>
      <w:r>
        <w:rPr>
          <w:rFonts w:ascii="Times New Roman" w:eastAsia="Times New Roman" w:hAnsi="Times New Roman" w:cs="Times New Roman"/>
          <w:color w:val="000000"/>
          <w:sz w:val="24"/>
          <w:szCs w:val="24"/>
        </w:rPr>
        <w:t>Nesse</w:t>
      </w:r>
      <w:proofErr w:type="spellEnd"/>
      <w:r>
        <w:rPr>
          <w:rFonts w:ascii="Times New Roman" w:eastAsia="Times New Roman" w:hAnsi="Times New Roman" w:cs="Times New Roman"/>
          <w:color w:val="000000"/>
          <w:sz w:val="24"/>
          <w:szCs w:val="24"/>
        </w:rPr>
        <w:t xml:space="preserve"> sentido, o papel do planejamento urbano é determinante. A definição de zonas apropriadas para comércio, lazer e serviços, a regulamentação de horários de funcionamento e a fiscalização adequada são instrumentos essenciais para compatibilizar interesses diversos. </w:t>
      </w:r>
    </w:p>
    <w:p w14:paraId="45339197" w14:textId="39F14F91"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caso brasileiro, o debate se articula diretamente às desigualdades socioespaciais. Santos (2006) sugere que o desenvolvimento urbano desigual tende a se reproduzir na distribuição de atividades econômicas e serviços. Os bairros com maior renda e infraestrutura concentram as opções de lazer e comércio, enquanto as periferias permanecem com oferta restrita e vulnerável. Isso cria ambientes noturnos mal organizados, nos quais o acesso ao lazer e ao consumo também se torna uma questão de desigualdade territorial. Da mesma maneira, Singer (1977) demonstra que o desenvolvimento urbano brasileiro é historicamente marcado por assimetrias fortes entre bairros centrais e áreas periféricas. A concentração de serviços, inclusive noturnos, em determinadas regiões é resultado dessas dinâmicas de formação das cidades, onde o capital imobiliário, o Estado e a demanda de classes sociais de maior renda orientam a produção do espaço. A economia noturna, portanto, não se distribui de forma homogênea, mas acompanha os conflitos urbanos e sociais.</w:t>
      </w:r>
    </w:p>
    <w:p w14:paraId="666517A8" w14:textId="41D7A245"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Dessa forma, as cidades tendem a conformar</w:t>
      </w:r>
      <w:r w:rsidR="002411C2">
        <w:rPr>
          <w:rFonts w:ascii="Times New Roman" w:eastAsia="Times New Roman" w:hAnsi="Times New Roman" w:cs="Times New Roman"/>
          <w:color w:val="000000"/>
          <w:sz w:val="24"/>
          <w:szCs w:val="24"/>
        </w:rPr>
        <w:t>-se</w:t>
      </w:r>
      <w:r>
        <w:rPr>
          <w:rFonts w:ascii="Times New Roman" w:eastAsia="Times New Roman" w:hAnsi="Times New Roman" w:cs="Times New Roman"/>
          <w:color w:val="000000"/>
          <w:sz w:val="24"/>
          <w:szCs w:val="24"/>
        </w:rPr>
        <w:t xml:space="preserve"> com características e espacialidades noturnas diferenciadas, algumas associadas a circuitos populares e de alta densidade cultural, já outras orientadas a consumo seletivo e serviços de alto padrão. Além disso, problemas associados ao desenvolvimento são observados dentro do segmento do comércio noturno, sendo o poder público um importante agente de regulação.</w:t>
      </w:r>
    </w:p>
    <w:p w14:paraId="4F498503" w14:textId="5B5AAC23" w:rsidR="008F7561" w:rsidRDefault="008F7561" w:rsidP="00467B42">
      <w:pPr>
        <w:spacing w:after="0" w:line="360" w:lineRule="auto"/>
        <w:ind w:firstLine="709"/>
        <w:jc w:val="both"/>
      </w:pPr>
      <w:r>
        <w:rPr>
          <w:rFonts w:ascii="Times New Roman" w:eastAsia="Times New Roman" w:hAnsi="Times New Roman" w:cs="Times New Roman"/>
          <w:color w:val="000000"/>
          <w:sz w:val="24"/>
          <w:szCs w:val="24"/>
        </w:rPr>
        <w:lastRenderedPageBreak/>
        <w:t xml:space="preserve">Essas características são particularmente relevantes para o estudo do segmento do comércio noturno na cidade Porto Alegre, onde bairros como Cidade Baixa e Moinhos de Vento expressam modelos diferenciados de sociabilidade, consumo e dinâmica econômica noturna. Além disso, o comércio noturno da cidade é também caracterizado por conflitos associados aos moradores e frequentadores do segmento, tema que será abordado no capítulo </w:t>
      </w:r>
      <w:commentRangeStart w:id="103"/>
      <w:r>
        <w:rPr>
          <w:rFonts w:ascii="Times New Roman" w:eastAsia="Times New Roman" w:hAnsi="Times New Roman" w:cs="Times New Roman"/>
          <w:color w:val="000000"/>
          <w:sz w:val="24"/>
          <w:szCs w:val="24"/>
        </w:rPr>
        <w:t>seguinte</w:t>
      </w:r>
      <w:commentRangeEnd w:id="103"/>
      <w:r w:rsidR="002411C2">
        <w:rPr>
          <w:rStyle w:val="Refdecomentrio"/>
          <w:rFonts w:ascii="Times New Roman" w:eastAsia="Times New Roman" w:hAnsi="Times New Roman" w:cs="Times New Roman"/>
          <w:color w:val="000000"/>
          <w:sz w:val="24"/>
          <w:szCs w:val="24"/>
        </w:rPr>
        <w:commentReference w:id="103"/>
      </w:r>
      <w:r>
        <w:rPr>
          <w:rFonts w:ascii="Times New Roman" w:eastAsia="Times New Roman" w:hAnsi="Times New Roman" w:cs="Times New Roman"/>
          <w:color w:val="000000"/>
          <w:sz w:val="24"/>
          <w:szCs w:val="24"/>
        </w:rPr>
        <w:t>.</w:t>
      </w:r>
    </w:p>
    <w:p w14:paraId="0BF759A3" w14:textId="77777777" w:rsidR="00AA6DF9" w:rsidRDefault="00AA6DF9">
      <w:pPr>
        <w:rPr>
          <w:rFonts w:ascii="Times New Roman" w:eastAsia="Times New Roman" w:hAnsi="Times New Roman" w:cs="Times New Roman"/>
          <w:b/>
          <w:bCs/>
          <w:sz w:val="24"/>
          <w:szCs w:val="24"/>
          <w:lang w:eastAsia="pt-BR"/>
        </w:rPr>
      </w:pPr>
      <w:bookmarkStart w:id="104" w:name="_Toc228268369"/>
      <w:bookmarkStart w:id="105" w:name="_Toc225944931"/>
      <w:r>
        <w:rPr>
          <w:rFonts w:ascii="Times New Roman" w:eastAsia="Times New Roman" w:hAnsi="Times New Roman" w:cs="Times New Roman"/>
          <w:b/>
          <w:bCs/>
          <w:sz w:val="24"/>
          <w:szCs w:val="24"/>
        </w:rPr>
        <w:br w:type="page"/>
      </w:r>
    </w:p>
    <w:p w14:paraId="52809D07" w14:textId="36984E0F" w:rsidR="008F7561" w:rsidRDefault="008F7561" w:rsidP="008F7561">
      <w:pPr>
        <w:pStyle w:val="Ttulo1"/>
        <w:spacing w:before="0"/>
        <w:rPr>
          <w:rFonts w:ascii="Times New Roman" w:eastAsia="Times New Roman" w:hAnsi="Times New Roman" w:cs="Times New Roman"/>
          <w:color w:val="FF0000"/>
          <w:sz w:val="24"/>
          <w:szCs w:val="24"/>
        </w:rPr>
      </w:pPr>
      <w:r>
        <w:rPr>
          <w:rFonts w:ascii="Times New Roman" w:eastAsia="Times New Roman" w:hAnsi="Times New Roman" w:cs="Times New Roman"/>
          <w:b/>
          <w:bCs/>
          <w:sz w:val="24"/>
          <w:szCs w:val="24"/>
        </w:rPr>
        <w:lastRenderedPageBreak/>
        <w:t xml:space="preserve">3 </w:t>
      </w:r>
      <w:hyperlink w:anchor="_heading=h.he8fh7kz91tr">
        <w:r>
          <w:rPr>
            <w:rFonts w:ascii="Times New Roman" w:eastAsia="Times New Roman" w:hAnsi="Times New Roman" w:cs="Times New Roman"/>
            <w:b/>
            <w:bCs/>
            <w:color w:val="000000"/>
            <w:sz w:val="24"/>
            <w:szCs w:val="24"/>
          </w:rPr>
          <w:t>PORTO ALEGRE: URBANIZAÇÃO, VIDA NOTURNA E GOVERNANÇA</w:t>
        </w:r>
        <w:bookmarkEnd w:id="104"/>
      </w:hyperlink>
      <w:bookmarkEnd w:id="105"/>
    </w:p>
    <w:p w14:paraId="2B1506B0" w14:textId="30A15F23" w:rsidR="008F7561" w:rsidRDefault="008F7561" w:rsidP="00467B42">
      <w:pPr>
        <w:spacing w:after="0" w:line="360" w:lineRule="auto"/>
        <w:ind w:firstLine="709"/>
        <w:jc w:val="both"/>
        <w:rPr>
          <w:rFonts w:ascii="Times New Roman" w:eastAsia="Times New Roman" w:hAnsi="Times New Roman" w:cs="Times New Roman"/>
          <w:sz w:val="24"/>
          <w:szCs w:val="24"/>
        </w:rPr>
      </w:pPr>
      <w:bookmarkStart w:id="106" w:name="_Toc225944932"/>
      <w:r w:rsidRPr="00467B42">
        <w:rPr>
          <w:rFonts w:ascii="Times New Roman" w:eastAsia="Times New Roman" w:hAnsi="Times New Roman" w:cs="Times New Roman"/>
          <w:sz w:val="24"/>
          <w:szCs w:val="24"/>
        </w:rPr>
        <w:t>Este capítulo apresenta a análise teórica da economia noturna de Porto Alegre, articulando o referencial teórico desenvolvido anteriormente com as especificidades do contexto local. Parte-se de uma contextualização histórica e socioeconômica da cidade, com ênfase na formação de sua estrutura urbana desigual e na consolidação de centralidades distintas ao longo do território. Em seguida, analisa-se a vida noturna porto-alegrense a partir de dois bairros que expressam padrões contrastantes de economia noturna: Cidade Baixa e Moinhos de Vento, cujas diferenças em termos de composição social, composição comercial e formas de apropriação do espaço público ilustram como as desigualdades urbanas se reproduzem também no período noturno. Por fim, o capítulo volta-se para a dimensão institucional, discutindo como a regulação e a governança da economia noturna em Porto Alegre, por meio do Plano Diretor, do licenciamento, da fiscalização e das políticas públicas locais, condicionam a organização e os conflitos associados ao comércio noturno na cidade.</w:t>
      </w:r>
    </w:p>
    <w:p w14:paraId="39CB8B4C" w14:textId="77777777" w:rsidR="00467B42" w:rsidRPr="00467B42" w:rsidRDefault="00467B42" w:rsidP="00467B42">
      <w:pPr>
        <w:spacing w:after="0" w:line="360" w:lineRule="auto"/>
        <w:ind w:firstLine="709"/>
        <w:jc w:val="both"/>
        <w:rPr>
          <w:rFonts w:ascii="Times New Roman" w:eastAsia="Times New Roman" w:hAnsi="Times New Roman" w:cs="Times New Roman"/>
          <w:sz w:val="24"/>
          <w:szCs w:val="24"/>
        </w:rPr>
      </w:pPr>
    </w:p>
    <w:p w14:paraId="60AE4C0D" w14:textId="77777777" w:rsidR="008F7561" w:rsidRPr="00467B42" w:rsidRDefault="008F7561" w:rsidP="00467B42">
      <w:pPr>
        <w:pStyle w:val="Ttulo2"/>
        <w:spacing w:before="0" w:after="0" w:line="360" w:lineRule="auto"/>
        <w:ind w:right="0"/>
        <w:jc w:val="both"/>
        <w:rPr>
          <w:b w:val="0"/>
          <w:bCs w:val="0"/>
          <w:color w:val="000000"/>
        </w:rPr>
      </w:pPr>
      <w:bookmarkStart w:id="107" w:name="_Toc228268370"/>
      <w:r w:rsidRPr="00467B42">
        <w:rPr>
          <w:b w:val="0"/>
          <w:bCs w:val="0"/>
        </w:rPr>
        <w:t xml:space="preserve">3.1 </w:t>
      </w:r>
      <w:hyperlink w:anchor="_heading=h.rb3zej1irgvz">
        <w:r w:rsidRPr="00467B42">
          <w:rPr>
            <w:b w:val="0"/>
            <w:bCs w:val="0"/>
            <w:color w:val="000000"/>
          </w:rPr>
          <w:t>HISTÓRIA DA URBANIZAÇÃO DE PORTO ALEGRE</w:t>
        </w:r>
      </w:hyperlink>
      <w:hyperlink w:anchor="_heading=h.rb3zej1irgvz">
        <w:bookmarkEnd w:id="106"/>
        <w:r w:rsidRPr="00467B42">
          <w:rPr>
            <w:b w:val="0"/>
            <w:bCs w:val="0"/>
            <w:color w:val="000000"/>
          </w:rPr>
          <w:tab/>
        </w:r>
      </w:hyperlink>
      <w:bookmarkEnd w:id="107"/>
    </w:p>
    <w:p w14:paraId="19A87ED1" w14:textId="79865081" w:rsidR="008F7561" w:rsidRPr="00467B42" w:rsidRDefault="008F7561" w:rsidP="00467B42">
      <w:pPr>
        <w:spacing w:after="0" w:line="360" w:lineRule="auto"/>
        <w:ind w:firstLine="709"/>
        <w:jc w:val="both"/>
        <w:rPr>
          <w:rFonts w:ascii="Times New Roman" w:eastAsia="Times New Roman" w:hAnsi="Times New Roman" w:cs="Times New Roman"/>
          <w:color w:val="000000"/>
          <w:sz w:val="24"/>
          <w:szCs w:val="24"/>
        </w:rPr>
      </w:pPr>
      <w:r w:rsidRPr="00467B42">
        <w:rPr>
          <w:rFonts w:ascii="Times New Roman" w:eastAsia="Times New Roman" w:hAnsi="Times New Roman" w:cs="Times New Roman"/>
          <w:color w:val="000000"/>
          <w:sz w:val="24"/>
          <w:szCs w:val="24"/>
        </w:rPr>
        <w:t>Singer (1977) trata do processo de urbanização de Porto Alegre, sendo fundamental para a contextualização histórica da estrutura da cidade. O autor analisa a formação porto-alegrense em quatro momentos, marcados por ciclos econômicos distintos (como os ciclos do trigo e do charque) e pela expansão desigual do tecido urbano. Porto Alegre desenvolveu-se com elevado grau de segregação socioespacial, onde áreas centrais e bairros de camadas médias receberam maior infraestrutura, enquanto áreas periféricas se expandiram de forma precária. Esse padrão influenciou diretamente a distribuição das atividades culturais e de lazer, concentradas historicamente em regiões centrais e de maior renda.</w:t>
      </w:r>
    </w:p>
    <w:p w14:paraId="7015E792" w14:textId="77777777" w:rsidR="008F7561" w:rsidRPr="00467B42" w:rsidRDefault="008F7561" w:rsidP="00467B42">
      <w:pPr>
        <w:spacing w:after="0" w:line="360" w:lineRule="auto"/>
        <w:ind w:firstLine="709"/>
        <w:jc w:val="both"/>
        <w:rPr>
          <w:rFonts w:ascii="Times New Roman" w:eastAsia="Times New Roman" w:hAnsi="Times New Roman" w:cs="Times New Roman"/>
          <w:color w:val="000000"/>
          <w:sz w:val="24"/>
          <w:szCs w:val="24"/>
        </w:rPr>
      </w:pPr>
      <w:r w:rsidRPr="00467B42">
        <w:rPr>
          <w:rFonts w:ascii="Times New Roman" w:eastAsia="Times New Roman" w:hAnsi="Times New Roman" w:cs="Times New Roman"/>
          <w:color w:val="000000"/>
          <w:sz w:val="24"/>
          <w:szCs w:val="24"/>
        </w:rPr>
        <w:t xml:space="preserve">Na primeira parte, intitulada “Cidade dos açorianos”, o autor descreve que a urbanização de Porto Alegre começou em 1736, com a concessão de terras para Inácio Francisco, participante da expedição liderada por João Magalhães. Alguns anos depois, casais açorianos, muitos vindo dos Sete Povos das Missões após a tentativa fracassada de colonização da área, começaram a se estabelecer perto das margens do Rio Guaíba. Dessa forma, Porto Alegre, ou Porto dos Casais, nasceu no centro de um dos principais pontos do transporte hidroviário do estado, com isso, a cidade logo assumiu uma importante função comercial que detém até </w:t>
      </w:r>
      <w:r w:rsidRPr="00467B42">
        <w:rPr>
          <w:rFonts w:ascii="Times New Roman" w:eastAsia="Times New Roman" w:hAnsi="Times New Roman" w:cs="Times New Roman"/>
          <w:sz w:val="24"/>
          <w:szCs w:val="24"/>
        </w:rPr>
        <w:t>hoje</w:t>
      </w:r>
      <w:r w:rsidRPr="00467B42">
        <w:rPr>
          <w:rFonts w:ascii="Times New Roman" w:eastAsia="Times New Roman" w:hAnsi="Times New Roman" w:cs="Times New Roman"/>
          <w:color w:val="000000"/>
          <w:sz w:val="24"/>
          <w:szCs w:val="24"/>
        </w:rPr>
        <w:t>. </w:t>
      </w:r>
    </w:p>
    <w:p w14:paraId="1361CF77" w14:textId="77777777" w:rsidR="008F7561" w:rsidRPr="00467B42" w:rsidRDefault="008F7561" w:rsidP="00467B42">
      <w:pPr>
        <w:spacing w:after="0" w:line="360" w:lineRule="auto"/>
        <w:ind w:firstLine="709"/>
        <w:jc w:val="both"/>
        <w:rPr>
          <w:rFonts w:ascii="Times New Roman" w:eastAsia="Times New Roman" w:hAnsi="Times New Roman" w:cs="Times New Roman"/>
          <w:color w:val="000000"/>
          <w:sz w:val="24"/>
          <w:szCs w:val="24"/>
        </w:rPr>
      </w:pPr>
      <w:r w:rsidRPr="00467B42">
        <w:rPr>
          <w:rFonts w:ascii="Times New Roman" w:eastAsia="Times New Roman" w:hAnsi="Times New Roman" w:cs="Times New Roman"/>
          <w:color w:val="000000"/>
          <w:sz w:val="24"/>
          <w:szCs w:val="24"/>
        </w:rPr>
        <w:t xml:space="preserve">Na segunda parte, intitulada “Cidade dos alemães”, o autor explora o crescimento acelerado de Porto Alegre associado ao ciclo do trigo. À medida que a cidade se consolidava como um importante núcleo comercial, a circulação de mercadorias como trigo e charque </w:t>
      </w:r>
      <w:r w:rsidRPr="00467B42">
        <w:rPr>
          <w:rFonts w:ascii="Times New Roman" w:eastAsia="Times New Roman" w:hAnsi="Times New Roman" w:cs="Times New Roman"/>
          <w:color w:val="000000"/>
          <w:sz w:val="24"/>
          <w:szCs w:val="24"/>
        </w:rPr>
        <w:lastRenderedPageBreak/>
        <w:t>intensificou-se, o que contribuiu para a expansão populacional e a ocupação dos arredores. Entre 1803 e 1814,</w:t>
      </w:r>
      <w:r w:rsidRPr="00467B42">
        <w:rPr>
          <w:sz w:val="24"/>
          <w:szCs w:val="24"/>
        </w:rPr>
        <w:t xml:space="preserve"> </w:t>
      </w:r>
      <w:r w:rsidRPr="00467B42">
        <w:rPr>
          <w:rFonts w:ascii="Times New Roman" w:eastAsia="Times New Roman" w:hAnsi="Times New Roman" w:cs="Times New Roman"/>
          <w:color w:val="000000"/>
          <w:sz w:val="24"/>
          <w:szCs w:val="24"/>
        </w:rPr>
        <w:t xml:space="preserve">a população da cidade cresceu significativamente, movimento também relacionado aos conflitos na região do Prata, que elevaram o preço do trigo e incentivaram sua produção, além de gerar fluxos migratórios. O autor também traz que, entre 1831 e 1840, houve um intenso fluxo de imigrantes europeus para a cidade, devido </w:t>
      </w:r>
      <w:r w:rsidRPr="00467B42">
        <w:rPr>
          <w:rFonts w:ascii="Times New Roman" w:eastAsia="Times New Roman" w:hAnsi="Times New Roman" w:cs="Times New Roman"/>
          <w:sz w:val="24"/>
          <w:szCs w:val="24"/>
        </w:rPr>
        <w:t>à tentativa</w:t>
      </w:r>
      <w:r w:rsidRPr="00467B42">
        <w:rPr>
          <w:rFonts w:ascii="Times New Roman" w:eastAsia="Times New Roman" w:hAnsi="Times New Roman" w:cs="Times New Roman"/>
          <w:color w:val="000000"/>
          <w:sz w:val="24"/>
          <w:szCs w:val="24"/>
        </w:rPr>
        <w:t xml:space="preserve"> do governo brasileiro em combater os grandes latifundiários, trazendo uma mão de obra qualificada e assalariada. Entretanto, essa foi uma tentativa frustrada, visto que muitos latifundiários gaúchos não viam com bons olhos os imigrantes, pois traziam uma cultura diferente e muitos ideais políticos controversos. A falha da imigração fez com que os imigrantes qualificados se dirigissem para a cidade, onde se via uma crescente na produção industrial.</w:t>
      </w:r>
    </w:p>
    <w:p w14:paraId="2A60D2C9" w14:textId="038CCA8C" w:rsidR="008F7561" w:rsidRPr="00467B42" w:rsidRDefault="008F7561" w:rsidP="00467B42">
      <w:pPr>
        <w:spacing w:after="0" w:line="360" w:lineRule="auto"/>
        <w:ind w:firstLine="709"/>
        <w:jc w:val="both"/>
        <w:rPr>
          <w:rFonts w:ascii="Times New Roman" w:eastAsia="Times New Roman" w:hAnsi="Times New Roman" w:cs="Times New Roman"/>
          <w:color w:val="000000"/>
          <w:sz w:val="24"/>
          <w:szCs w:val="24"/>
        </w:rPr>
      </w:pPr>
      <w:r w:rsidRPr="00467B42">
        <w:rPr>
          <w:rFonts w:ascii="Times New Roman" w:eastAsia="Times New Roman" w:hAnsi="Times New Roman" w:cs="Times New Roman"/>
          <w:color w:val="000000"/>
          <w:sz w:val="24"/>
          <w:szCs w:val="24"/>
        </w:rPr>
        <w:t xml:space="preserve">Na terceira e </w:t>
      </w:r>
      <w:r w:rsidRPr="00467B42">
        <w:rPr>
          <w:rFonts w:ascii="Times New Roman" w:eastAsia="Times New Roman" w:hAnsi="Times New Roman" w:cs="Times New Roman"/>
          <w:sz w:val="24"/>
          <w:szCs w:val="24"/>
        </w:rPr>
        <w:t>quarta</w:t>
      </w:r>
      <w:r w:rsidRPr="00467B42">
        <w:rPr>
          <w:rFonts w:ascii="Times New Roman" w:eastAsia="Times New Roman" w:hAnsi="Times New Roman" w:cs="Times New Roman"/>
          <w:color w:val="000000"/>
          <w:sz w:val="24"/>
          <w:szCs w:val="24"/>
        </w:rPr>
        <w:t xml:space="preserve"> parte, intitulados “A cidade industrial” e “Porto Alegre e o futuro”, Singer (1977) argumenta que o grande crescimento e desenvolvimento econômico observado esteve fortemente associado tanto à economia </w:t>
      </w:r>
      <w:r w:rsidRPr="00467B42">
        <w:rPr>
          <w:rFonts w:ascii="Times New Roman" w:eastAsia="Times New Roman" w:hAnsi="Times New Roman" w:cs="Times New Roman"/>
          <w:sz w:val="24"/>
          <w:szCs w:val="24"/>
        </w:rPr>
        <w:t>agrária</w:t>
      </w:r>
      <w:r w:rsidRPr="00467B42">
        <w:rPr>
          <w:rFonts w:ascii="Times New Roman" w:eastAsia="Times New Roman" w:hAnsi="Times New Roman" w:cs="Times New Roman"/>
          <w:color w:val="000000"/>
          <w:sz w:val="24"/>
          <w:szCs w:val="24"/>
        </w:rPr>
        <w:t xml:space="preserve"> (especialmente ao ciclo do trigo) quanto à sua localização hidroviária privilegiada, que possibilitou o comércio na região. Apesar disso, o autor observa que Porto Alegre passou a perder dinamismo relativo em comparação com outras regiões do país, como São Paulo, Rio de Janeiro e Belo Horizonte. Dessa forma, o autor</w:t>
      </w:r>
      <w:r w:rsidRPr="00467B42">
        <w:rPr>
          <w:rStyle w:val="Refdenotaderodap"/>
          <w:rFonts w:ascii="Times New Roman" w:eastAsia="Times New Roman" w:hAnsi="Times New Roman" w:cs="Times New Roman"/>
          <w:color w:val="000000"/>
          <w:sz w:val="24"/>
          <w:szCs w:val="24"/>
        </w:rPr>
        <w:footnoteReference w:id="2"/>
      </w:r>
      <w:r w:rsidRPr="00467B42">
        <w:rPr>
          <w:rFonts w:ascii="Times New Roman" w:eastAsia="Times New Roman" w:hAnsi="Times New Roman" w:cs="Times New Roman"/>
          <w:color w:val="000000"/>
          <w:sz w:val="24"/>
          <w:szCs w:val="24"/>
        </w:rPr>
        <w:t xml:space="preserve"> sugere que a cidade volte </w:t>
      </w:r>
      <w:r w:rsidRPr="00467B42">
        <w:rPr>
          <w:rFonts w:ascii="Times New Roman" w:eastAsia="Times New Roman" w:hAnsi="Times New Roman" w:cs="Times New Roman"/>
          <w:sz w:val="24"/>
          <w:szCs w:val="24"/>
        </w:rPr>
        <w:t>às suas</w:t>
      </w:r>
      <w:r w:rsidRPr="00467B42">
        <w:rPr>
          <w:rFonts w:ascii="Times New Roman" w:eastAsia="Times New Roman" w:hAnsi="Times New Roman" w:cs="Times New Roman"/>
          <w:color w:val="000000"/>
          <w:sz w:val="24"/>
          <w:szCs w:val="24"/>
        </w:rPr>
        <w:t xml:space="preserve"> raízes principais e foque em desenvolver atividades comerciais e recreativas (SINGER, 1977). </w:t>
      </w:r>
    </w:p>
    <w:p w14:paraId="5F833897" w14:textId="77777777" w:rsidR="008F7561" w:rsidRPr="00467B42" w:rsidRDefault="008F7561" w:rsidP="00467B42">
      <w:pPr>
        <w:spacing w:after="0" w:line="360" w:lineRule="auto"/>
        <w:ind w:firstLine="709"/>
        <w:jc w:val="both"/>
        <w:rPr>
          <w:rFonts w:ascii="Times New Roman" w:eastAsia="Times New Roman" w:hAnsi="Times New Roman" w:cs="Times New Roman"/>
          <w:color w:val="000000"/>
          <w:sz w:val="24"/>
          <w:szCs w:val="24"/>
        </w:rPr>
      </w:pPr>
      <w:r w:rsidRPr="00467B42">
        <w:rPr>
          <w:rFonts w:ascii="Times New Roman" w:eastAsia="Times New Roman" w:hAnsi="Times New Roman" w:cs="Times New Roman"/>
          <w:color w:val="000000"/>
          <w:sz w:val="24"/>
          <w:szCs w:val="24"/>
        </w:rPr>
        <w:t>Com o processo de globalização do século XX, as diversas regiões metropolitanas brasileiras passaram por um processo de reestruturação urbana, mudando o padrão de acumulação de bens e do desenvolvimento socioeconômico. Dessas mudanças, duas se destacam na Região Metropolitana Porto Alegre, por conta de seus efeitos mais significativos: a estruturação de uma nova base econômica, apoiada na ideia de desconcentração da indústria e na economia de serviços; e a emergência de um novo modelo de gestão urbana, que beneficia a flexibilização de atividades na cidade (SOARES; FEDOZZI, 2016).</w:t>
      </w:r>
    </w:p>
    <w:p w14:paraId="481EF550" w14:textId="77777777" w:rsidR="008F7561" w:rsidRPr="00467B42" w:rsidRDefault="008F7561" w:rsidP="00467B42">
      <w:pPr>
        <w:spacing w:after="0" w:line="360" w:lineRule="auto"/>
        <w:ind w:firstLine="709"/>
        <w:jc w:val="both"/>
        <w:rPr>
          <w:rFonts w:ascii="Times New Roman" w:eastAsia="Times New Roman" w:hAnsi="Times New Roman" w:cs="Times New Roman"/>
          <w:color w:val="000000"/>
          <w:sz w:val="24"/>
          <w:szCs w:val="24"/>
        </w:rPr>
      </w:pPr>
      <w:commentRangeStart w:id="108"/>
      <w:r w:rsidRPr="00467B42">
        <w:rPr>
          <w:rFonts w:ascii="Times New Roman" w:eastAsia="Times New Roman" w:hAnsi="Times New Roman" w:cs="Times New Roman"/>
          <w:color w:val="000000"/>
          <w:sz w:val="24"/>
          <w:szCs w:val="24"/>
        </w:rPr>
        <w:t xml:space="preserve">Esse novo modelo de gestão resultou, principalmente, em três efeitos territoriais importantes. O primeiro foi a estruturação de uma metrópole </w:t>
      </w:r>
      <w:proofErr w:type="spellStart"/>
      <w:r w:rsidRPr="00467B42">
        <w:rPr>
          <w:rFonts w:ascii="Times New Roman" w:eastAsia="Times New Roman" w:hAnsi="Times New Roman" w:cs="Times New Roman"/>
          <w:color w:val="000000"/>
          <w:sz w:val="24"/>
          <w:szCs w:val="24"/>
        </w:rPr>
        <w:t>policêntrica</w:t>
      </w:r>
      <w:proofErr w:type="spellEnd"/>
      <w:r w:rsidRPr="00467B42">
        <w:rPr>
          <w:rFonts w:ascii="Times New Roman" w:eastAsia="Times New Roman" w:hAnsi="Times New Roman" w:cs="Times New Roman"/>
          <w:color w:val="000000"/>
          <w:sz w:val="24"/>
          <w:szCs w:val="24"/>
        </w:rPr>
        <w:t xml:space="preserve"> seguindo a tendência mundial, conceito discutido anteriormente (PESSOA, 2011), e desconcentrada. O segundo efeito foi a polarização dos grupos sociais, na qual diferentes segmentos passam a ocupar diferentes territórios da cidade. Já o terceiro efeito foi a criação de uma nova paisagem urbana mais elitizada com “novos ícones urbanos”, como símbolos. A partir dos anos 1990, o processo de desindustrialização se mostrou presente, de modo que a indústria deixou de ser o principal </w:t>
      </w:r>
      <w:r w:rsidRPr="00467B42">
        <w:rPr>
          <w:rFonts w:ascii="Times New Roman" w:eastAsia="Times New Roman" w:hAnsi="Times New Roman" w:cs="Times New Roman"/>
          <w:color w:val="000000"/>
          <w:sz w:val="24"/>
          <w:szCs w:val="24"/>
        </w:rPr>
        <w:lastRenderedPageBreak/>
        <w:t xml:space="preserve">motor econômico, sendo substituída por uma economia de serviços, tanto na composição do Produto Interno Bruto (PIB) quanto na composição da força de trabalho (SOARES; FEDOZZI, 2016). </w:t>
      </w:r>
      <w:commentRangeEnd w:id="108"/>
      <w:r w:rsidR="00214E32" w:rsidRPr="00467B42">
        <w:rPr>
          <w:rStyle w:val="Refdecomentrio"/>
          <w:rFonts w:ascii="Times New Roman" w:eastAsia="Times New Roman" w:hAnsi="Times New Roman" w:cs="Times New Roman"/>
          <w:color w:val="000000"/>
          <w:sz w:val="24"/>
          <w:szCs w:val="24"/>
        </w:rPr>
        <w:commentReference w:id="108"/>
      </w:r>
    </w:p>
    <w:p w14:paraId="66B5CC96" w14:textId="0601641A"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sidRPr="00467B42">
        <w:rPr>
          <w:rFonts w:ascii="Times New Roman" w:eastAsia="Times New Roman" w:hAnsi="Times New Roman" w:cs="Times New Roman"/>
          <w:color w:val="000000"/>
          <w:sz w:val="24"/>
          <w:szCs w:val="24"/>
        </w:rPr>
        <w:t xml:space="preserve">O segmento noturno em Porto Alegre, compreendido pelo setor de serviços, desenvolveu-se de forma conjunta com as transformações sociais que aconteciam na cidade. Com a estruturação de uma metrópole </w:t>
      </w:r>
      <w:proofErr w:type="spellStart"/>
      <w:r w:rsidRPr="00467B42">
        <w:rPr>
          <w:rFonts w:ascii="Times New Roman" w:eastAsia="Times New Roman" w:hAnsi="Times New Roman" w:cs="Times New Roman"/>
          <w:color w:val="000000"/>
          <w:sz w:val="24"/>
          <w:szCs w:val="24"/>
        </w:rPr>
        <w:t>policêntrica</w:t>
      </w:r>
      <w:proofErr w:type="spellEnd"/>
      <w:r w:rsidRPr="00467B42">
        <w:rPr>
          <w:rFonts w:ascii="Times New Roman" w:eastAsia="Times New Roman" w:hAnsi="Times New Roman" w:cs="Times New Roman"/>
          <w:color w:val="000000"/>
          <w:sz w:val="24"/>
          <w:szCs w:val="24"/>
        </w:rPr>
        <w:t xml:space="preserve">, juntamente com o processo desigual de estruturação do território, o comércio se organizou também de forma descentralizada. Essas características são observáveis visto os diferentes centros econômicos e culturais formados ao longo do território da cidade, em que as diferenças de atividades são reflexos da desigualdade de renda da população, e das diferenças culturais, </w:t>
      </w:r>
      <w:r w:rsidR="00214E32">
        <w:rPr>
          <w:rFonts w:ascii="Times New Roman" w:eastAsia="Times New Roman" w:hAnsi="Times New Roman" w:cs="Times New Roman"/>
          <w:color w:val="000000"/>
          <w:sz w:val="24"/>
          <w:szCs w:val="24"/>
        </w:rPr>
        <w:t>corroborando</w:t>
      </w:r>
      <w:r w:rsidRPr="00467B42">
        <w:rPr>
          <w:rFonts w:ascii="Times New Roman" w:eastAsia="Times New Roman" w:hAnsi="Times New Roman" w:cs="Times New Roman"/>
          <w:color w:val="000000"/>
          <w:sz w:val="24"/>
          <w:szCs w:val="24"/>
        </w:rPr>
        <w:t xml:space="preserve"> </w:t>
      </w:r>
      <w:r w:rsidR="00214E32">
        <w:rPr>
          <w:rFonts w:ascii="Times New Roman" w:eastAsia="Times New Roman" w:hAnsi="Times New Roman" w:cs="Times New Roman"/>
          <w:color w:val="000000"/>
          <w:sz w:val="24"/>
          <w:szCs w:val="24"/>
        </w:rPr>
        <w:t>a</w:t>
      </w:r>
      <w:r w:rsidRPr="00467B42">
        <w:rPr>
          <w:rFonts w:ascii="Times New Roman" w:eastAsia="Times New Roman" w:hAnsi="Times New Roman" w:cs="Times New Roman"/>
          <w:color w:val="000000"/>
          <w:sz w:val="24"/>
          <w:szCs w:val="24"/>
        </w:rPr>
        <w:t xml:space="preserve"> reflexão proposta por </w:t>
      </w:r>
      <w:r w:rsidRPr="00467B42">
        <w:rPr>
          <w:rFonts w:ascii="Times New Roman" w:eastAsia="Times New Roman" w:hAnsi="Times New Roman" w:cs="Times New Roman"/>
          <w:sz w:val="24"/>
          <w:szCs w:val="24"/>
        </w:rPr>
        <w:t xml:space="preserve">Harvey (2008) e Lefebvre (2004). </w:t>
      </w:r>
      <w:r w:rsidRPr="00467B42">
        <w:rPr>
          <w:rFonts w:ascii="Times New Roman" w:eastAsia="Times New Roman" w:hAnsi="Times New Roman" w:cs="Times New Roman"/>
          <w:color w:val="000000"/>
          <w:sz w:val="24"/>
          <w:szCs w:val="24"/>
        </w:rPr>
        <w:t xml:space="preserve">Assim, bairros majoritariamente de alta renda possuem atividades noturnas ligadas ao consumo de alto padrão, enquanto, bairros periféricos constituem atividades muito mais relacionadas aos usos frequentes de ruas (FONSECA, 2006), como será visto na seção seguinte, analisando dois bairros característicos da </w:t>
      </w:r>
      <w:commentRangeStart w:id="109"/>
      <w:r w:rsidRPr="00467B42">
        <w:rPr>
          <w:rFonts w:ascii="Times New Roman" w:eastAsia="Times New Roman" w:hAnsi="Times New Roman" w:cs="Times New Roman"/>
          <w:color w:val="000000"/>
          <w:sz w:val="24"/>
          <w:szCs w:val="24"/>
        </w:rPr>
        <w:t>cidade</w:t>
      </w:r>
      <w:commentRangeEnd w:id="109"/>
      <w:r w:rsidR="00214E32" w:rsidRPr="00467B42">
        <w:rPr>
          <w:rStyle w:val="Refdecomentrio"/>
          <w:rFonts w:ascii="Times New Roman" w:eastAsia="Times New Roman" w:hAnsi="Times New Roman" w:cs="Times New Roman"/>
          <w:color w:val="000000"/>
          <w:sz w:val="24"/>
          <w:szCs w:val="24"/>
        </w:rPr>
        <w:commentReference w:id="109"/>
      </w:r>
      <w:r w:rsidRPr="00467B42">
        <w:rPr>
          <w:rFonts w:ascii="Times New Roman" w:eastAsia="Times New Roman" w:hAnsi="Times New Roman" w:cs="Times New Roman"/>
          <w:color w:val="000000"/>
          <w:sz w:val="24"/>
          <w:szCs w:val="24"/>
        </w:rPr>
        <w:t>.</w:t>
      </w:r>
    </w:p>
    <w:p w14:paraId="57ABB9EB" w14:textId="77777777" w:rsidR="00467B42" w:rsidRPr="00467B42" w:rsidRDefault="00467B42" w:rsidP="00467B42">
      <w:pPr>
        <w:spacing w:after="0" w:line="360" w:lineRule="auto"/>
        <w:ind w:firstLine="709"/>
        <w:jc w:val="both"/>
        <w:rPr>
          <w:rFonts w:ascii="Times New Roman" w:eastAsia="Times New Roman" w:hAnsi="Times New Roman" w:cs="Times New Roman"/>
          <w:color w:val="000000"/>
          <w:sz w:val="24"/>
          <w:szCs w:val="24"/>
        </w:rPr>
      </w:pPr>
    </w:p>
    <w:p w14:paraId="67767E1E" w14:textId="77777777" w:rsidR="008F7561" w:rsidRPr="00467B42" w:rsidRDefault="008F7561" w:rsidP="00467B42">
      <w:pPr>
        <w:pStyle w:val="Ttulo2"/>
        <w:spacing w:before="0" w:after="0" w:line="360" w:lineRule="auto"/>
        <w:ind w:right="0"/>
        <w:jc w:val="both"/>
        <w:rPr>
          <w:b w:val="0"/>
          <w:bCs w:val="0"/>
          <w:color w:val="000000"/>
        </w:rPr>
      </w:pPr>
      <w:bookmarkStart w:id="110" w:name="_Toc228268371"/>
      <w:r w:rsidRPr="00467B42">
        <w:rPr>
          <w:b w:val="0"/>
          <w:bCs w:val="0"/>
        </w:rPr>
        <w:t xml:space="preserve">3.2 </w:t>
      </w:r>
      <w:hyperlink w:anchor="_heading=h.gu093xw92hdw">
        <w:r w:rsidRPr="00467B42">
          <w:rPr>
            <w:b w:val="0"/>
            <w:bCs w:val="0"/>
            <w:color w:val="000000"/>
          </w:rPr>
          <w:t>VIDA NOTURNA PORTO ALEGRENSE</w:t>
        </w:r>
        <w:bookmarkEnd w:id="110"/>
      </w:hyperlink>
      <w:bookmarkStart w:id="111" w:name="_Toc225944933"/>
      <w:r w:rsidRPr="00467B42">
        <w:fldChar w:fldCharType="begin"/>
      </w:r>
      <w:r w:rsidRPr="00467B42">
        <w:instrText xml:space="preserve"> HYPERLINK \l "_heading=h.gu093xw92hdw" \h </w:instrText>
      </w:r>
      <w:r w:rsidRPr="00467B42">
        <w:fldChar w:fldCharType="separate"/>
      </w:r>
      <w:bookmarkEnd w:id="111"/>
      <w:r w:rsidRPr="00467B42">
        <w:rPr>
          <w:b w:val="0"/>
          <w:bCs w:val="0"/>
          <w:color w:val="000000"/>
        </w:rPr>
        <w:tab/>
      </w:r>
      <w:r w:rsidRPr="00467B42">
        <w:rPr>
          <w:b w:val="0"/>
          <w:bCs w:val="0"/>
          <w:color w:val="000000"/>
        </w:rPr>
        <w:fldChar w:fldCharType="end"/>
      </w:r>
    </w:p>
    <w:p w14:paraId="47F224B9" w14:textId="0FF02ED4" w:rsidR="00467B42" w:rsidRDefault="008F7561" w:rsidP="00467B42">
      <w:pPr>
        <w:spacing w:after="0" w:line="360" w:lineRule="auto"/>
        <w:ind w:firstLine="709"/>
        <w:jc w:val="both"/>
        <w:rPr>
          <w:rFonts w:ascii="Times New Roman" w:eastAsia="Times New Roman" w:hAnsi="Times New Roman" w:cs="Times New Roman"/>
          <w:color w:val="000000"/>
          <w:sz w:val="24"/>
          <w:szCs w:val="24"/>
        </w:rPr>
      </w:pPr>
      <w:r w:rsidRPr="00467B42">
        <w:rPr>
          <w:rFonts w:ascii="Times New Roman" w:eastAsia="Times New Roman" w:hAnsi="Times New Roman" w:cs="Times New Roman"/>
          <w:color w:val="000000"/>
          <w:sz w:val="24"/>
          <w:szCs w:val="24"/>
        </w:rPr>
        <w:t>O comércio noturno da cidade de Porto Alegre é caracterizado por ser heterogêneo e por refletir a diversidade cultural da cidade. Segundo os dados dos alvarás das atividades, disponibilizado pela prefeitura municipal, a atividade noturna que mais possui alvarás ativos, no ano de 2000, é o segmento de “LANCHERIAS NOTURNAS” com um total de 478 alvarás emitidos. Já para o ano de 2010, o tipo de atividade com mais alvarás emitidos é o segmento de “BAR” com um total 1.408, em comparação com o ano 2000 que fo</w:t>
      </w:r>
      <w:r w:rsidR="00CC2941">
        <w:rPr>
          <w:rFonts w:ascii="Times New Roman" w:eastAsia="Times New Roman" w:hAnsi="Times New Roman" w:cs="Times New Roman"/>
          <w:color w:val="000000"/>
          <w:sz w:val="24"/>
          <w:szCs w:val="24"/>
        </w:rPr>
        <w:t>ram</w:t>
      </w:r>
      <w:r w:rsidRPr="00467B42">
        <w:rPr>
          <w:rFonts w:ascii="Times New Roman" w:eastAsia="Times New Roman" w:hAnsi="Times New Roman" w:cs="Times New Roman"/>
          <w:color w:val="000000"/>
          <w:sz w:val="24"/>
          <w:szCs w:val="24"/>
        </w:rPr>
        <w:t xml:space="preserve"> emit</w:t>
      </w:r>
      <w:r w:rsidR="00CC2941">
        <w:rPr>
          <w:rFonts w:ascii="Times New Roman" w:eastAsia="Times New Roman" w:hAnsi="Times New Roman" w:cs="Times New Roman"/>
          <w:color w:val="000000"/>
          <w:sz w:val="24"/>
          <w:szCs w:val="24"/>
        </w:rPr>
        <w:t>idos</w:t>
      </w:r>
      <w:r w:rsidRPr="00467B42">
        <w:rPr>
          <w:rFonts w:ascii="Times New Roman" w:eastAsia="Times New Roman" w:hAnsi="Times New Roman" w:cs="Times New Roman"/>
          <w:color w:val="000000"/>
          <w:sz w:val="24"/>
          <w:szCs w:val="24"/>
        </w:rPr>
        <w:t xml:space="preserve"> 428 alvarás, ou seja, um aumento de 980 alvarás emitidos em 10 anos, mostrando o crescimento do setor, conforme a tabela seguinte:</w:t>
      </w:r>
    </w:p>
    <w:tbl>
      <w:tblPr>
        <w:tblpPr w:leftFromText="141" w:rightFromText="141" w:vertAnchor="text" w:horzAnchor="margin" w:tblpY="260"/>
        <w:tblW w:w="9055" w:type="dxa"/>
        <w:tblLayout w:type="fixed"/>
        <w:tblCellMar>
          <w:left w:w="0" w:type="dxa"/>
          <w:right w:w="0" w:type="dxa"/>
        </w:tblCellMar>
        <w:tblLook w:val="0600" w:firstRow="0" w:lastRow="0" w:firstColumn="0" w:lastColumn="0" w:noHBand="1" w:noVBand="1"/>
      </w:tblPr>
      <w:tblGrid>
        <w:gridCol w:w="3018"/>
        <w:gridCol w:w="3018"/>
        <w:gridCol w:w="3019"/>
      </w:tblGrid>
      <w:tr w:rsidR="00467B42" w14:paraId="41601613" w14:textId="77777777" w:rsidTr="00467B42">
        <w:trPr>
          <w:trHeight w:val="283"/>
        </w:trPr>
        <w:tc>
          <w:tcPr>
            <w:tcW w:w="3018" w:type="dxa"/>
            <w:tcBorders>
              <w:top w:val="single" w:sz="12" w:space="0" w:color="666666"/>
              <w:bottom w:val="single" w:sz="12" w:space="0" w:color="666666"/>
            </w:tcBorders>
            <w:shd w:val="clear" w:color="auto" w:fill="FFFFFF"/>
            <w:vAlign w:val="center"/>
          </w:tcPr>
          <w:p w14:paraId="24844F5A" w14:textId="77777777" w:rsidR="00467B42" w:rsidRPr="00467B42" w:rsidRDefault="00467B42" w:rsidP="00467B42">
            <w:pPr>
              <w:spacing w:before="100" w:line="240" w:lineRule="auto"/>
              <w:ind w:left="100" w:right="100"/>
              <w:jc w:val="both"/>
              <w:rPr>
                <w:rFonts w:ascii="Times New Roman" w:hAnsi="Times New Roman" w:cs="Times New Roman"/>
                <w:sz w:val="24"/>
                <w:szCs w:val="24"/>
                <w:highlight w:val="yellow"/>
              </w:rPr>
            </w:pPr>
            <w:r w:rsidRPr="00467B42">
              <w:rPr>
                <w:rFonts w:ascii="Times New Roman" w:hAnsi="Times New Roman" w:cs="Times New Roman"/>
                <w:sz w:val="24"/>
                <w:szCs w:val="24"/>
              </w:rPr>
              <w:t>ATIVIDADES</w:t>
            </w:r>
          </w:p>
        </w:tc>
        <w:tc>
          <w:tcPr>
            <w:tcW w:w="3018" w:type="dxa"/>
            <w:tcBorders>
              <w:top w:val="single" w:sz="12" w:space="0" w:color="666666"/>
              <w:bottom w:val="single" w:sz="12" w:space="0" w:color="666666"/>
            </w:tcBorders>
            <w:shd w:val="clear" w:color="auto" w:fill="FFFFFF"/>
            <w:vAlign w:val="center"/>
          </w:tcPr>
          <w:p w14:paraId="02E4F53C" w14:textId="77777777" w:rsidR="00467B42" w:rsidRPr="00467B42" w:rsidRDefault="00467B42" w:rsidP="00467B42">
            <w:pPr>
              <w:spacing w:before="100"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2000</w:t>
            </w:r>
          </w:p>
        </w:tc>
        <w:tc>
          <w:tcPr>
            <w:tcW w:w="3019" w:type="dxa"/>
            <w:tcBorders>
              <w:top w:val="single" w:sz="12" w:space="0" w:color="666666"/>
              <w:bottom w:val="single" w:sz="12" w:space="0" w:color="666666"/>
            </w:tcBorders>
            <w:shd w:val="clear" w:color="auto" w:fill="FFFFFF"/>
            <w:vAlign w:val="center"/>
          </w:tcPr>
          <w:p w14:paraId="24A0A17E" w14:textId="77777777" w:rsidR="00467B42" w:rsidRPr="00467B42" w:rsidRDefault="00467B42" w:rsidP="00467B42">
            <w:pPr>
              <w:spacing w:before="100"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2010</w:t>
            </w:r>
          </w:p>
        </w:tc>
      </w:tr>
      <w:tr w:rsidR="00467B42" w14:paraId="55AA0B2A" w14:textId="77777777" w:rsidTr="00467B42">
        <w:trPr>
          <w:trHeight w:val="217"/>
        </w:trPr>
        <w:tc>
          <w:tcPr>
            <w:tcW w:w="3018" w:type="dxa"/>
            <w:shd w:val="clear" w:color="auto" w:fill="FFFFFF"/>
            <w:vAlign w:val="center"/>
          </w:tcPr>
          <w:p w14:paraId="1E3BA355" w14:textId="77777777" w:rsidR="00467B42" w:rsidRPr="00467B42" w:rsidRDefault="00467B42" w:rsidP="00467B4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BAR</w:t>
            </w:r>
          </w:p>
        </w:tc>
        <w:tc>
          <w:tcPr>
            <w:tcW w:w="3018" w:type="dxa"/>
            <w:shd w:val="clear" w:color="auto" w:fill="FFFFFF"/>
            <w:vAlign w:val="center"/>
          </w:tcPr>
          <w:p w14:paraId="70F5B1D8" w14:textId="77777777" w:rsidR="00467B42" w:rsidRPr="00467B42" w:rsidRDefault="00467B42" w:rsidP="00467B4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428</w:t>
            </w:r>
          </w:p>
        </w:tc>
        <w:tc>
          <w:tcPr>
            <w:tcW w:w="3019" w:type="dxa"/>
            <w:shd w:val="clear" w:color="auto" w:fill="FFFFFF"/>
            <w:vAlign w:val="center"/>
          </w:tcPr>
          <w:p w14:paraId="1CB48DA1" w14:textId="77777777" w:rsidR="00467B42" w:rsidRPr="00467B42" w:rsidRDefault="00467B42" w:rsidP="00467B4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1408</w:t>
            </w:r>
          </w:p>
        </w:tc>
      </w:tr>
      <w:tr w:rsidR="00467B42" w14:paraId="1EAEF45E" w14:textId="77777777" w:rsidTr="00467B42">
        <w:trPr>
          <w:trHeight w:val="217"/>
        </w:trPr>
        <w:tc>
          <w:tcPr>
            <w:tcW w:w="3018" w:type="dxa"/>
            <w:shd w:val="clear" w:color="auto" w:fill="FFFFFF"/>
            <w:vAlign w:val="center"/>
          </w:tcPr>
          <w:p w14:paraId="777B3481" w14:textId="77777777" w:rsidR="00467B42" w:rsidRPr="00467B42" w:rsidRDefault="00467B42" w:rsidP="00467B4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 xml:space="preserve">RESTAURANTE </w:t>
            </w:r>
          </w:p>
        </w:tc>
        <w:tc>
          <w:tcPr>
            <w:tcW w:w="3018" w:type="dxa"/>
            <w:shd w:val="clear" w:color="auto" w:fill="FFFFFF"/>
            <w:vAlign w:val="center"/>
          </w:tcPr>
          <w:p w14:paraId="4C9A286E" w14:textId="77777777" w:rsidR="00467B42" w:rsidRPr="00467B42" w:rsidRDefault="00467B42" w:rsidP="00467B4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460</w:t>
            </w:r>
          </w:p>
        </w:tc>
        <w:tc>
          <w:tcPr>
            <w:tcW w:w="3019" w:type="dxa"/>
            <w:shd w:val="clear" w:color="auto" w:fill="FFFFFF"/>
            <w:vAlign w:val="center"/>
          </w:tcPr>
          <w:p w14:paraId="510DEFA2" w14:textId="77777777" w:rsidR="00467B42" w:rsidRPr="00467B42" w:rsidRDefault="00467B42" w:rsidP="00467B4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473</w:t>
            </w:r>
          </w:p>
        </w:tc>
      </w:tr>
      <w:tr w:rsidR="00467B42" w14:paraId="337D0B86" w14:textId="77777777" w:rsidTr="00467B42">
        <w:trPr>
          <w:trHeight w:val="217"/>
        </w:trPr>
        <w:tc>
          <w:tcPr>
            <w:tcW w:w="3018" w:type="dxa"/>
            <w:shd w:val="clear" w:color="auto" w:fill="FFFFFF"/>
            <w:vAlign w:val="center"/>
          </w:tcPr>
          <w:p w14:paraId="38E17DCF" w14:textId="77777777" w:rsidR="00467B42" w:rsidRPr="00467B42" w:rsidRDefault="00467B42" w:rsidP="00467B4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LANCHERIA</w:t>
            </w:r>
          </w:p>
        </w:tc>
        <w:tc>
          <w:tcPr>
            <w:tcW w:w="3018" w:type="dxa"/>
            <w:shd w:val="clear" w:color="auto" w:fill="FFFFFF"/>
            <w:vAlign w:val="center"/>
          </w:tcPr>
          <w:p w14:paraId="3DA448DD" w14:textId="77777777" w:rsidR="00467B42" w:rsidRPr="00467B42" w:rsidRDefault="00467B42" w:rsidP="00467B4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478</w:t>
            </w:r>
          </w:p>
        </w:tc>
        <w:tc>
          <w:tcPr>
            <w:tcW w:w="3019" w:type="dxa"/>
            <w:shd w:val="clear" w:color="auto" w:fill="FFFFFF"/>
            <w:vAlign w:val="center"/>
          </w:tcPr>
          <w:p w14:paraId="628C17E1" w14:textId="77777777" w:rsidR="00467B42" w:rsidRPr="00467B42" w:rsidRDefault="00467B42" w:rsidP="00467B4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842</w:t>
            </w:r>
          </w:p>
        </w:tc>
      </w:tr>
      <w:tr w:rsidR="00467B42" w14:paraId="5A7C72EB" w14:textId="77777777" w:rsidTr="00467B42">
        <w:trPr>
          <w:trHeight w:val="217"/>
        </w:trPr>
        <w:tc>
          <w:tcPr>
            <w:tcW w:w="3018" w:type="dxa"/>
            <w:shd w:val="clear" w:color="auto" w:fill="FFFFFF"/>
            <w:vAlign w:val="center"/>
          </w:tcPr>
          <w:p w14:paraId="5F2FE606" w14:textId="77777777" w:rsidR="00467B42" w:rsidRPr="00467B42" w:rsidRDefault="00467B42" w:rsidP="00467B4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LOJA DE BEBIDAS</w:t>
            </w:r>
          </w:p>
        </w:tc>
        <w:tc>
          <w:tcPr>
            <w:tcW w:w="3018" w:type="dxa"/>
            <w:shd w:val="clear" w:color="auto" w:fill="FFFFFF"/>
            <w:vAlign w:val="center"/>
          </w:tcPr>
          <w:p w14:paraId="4B9865EC" w14:textId="77777777" w:rsidR="00467B42" w:rsidRPr="00467B42" w:rsidRDefault="00467B42" w:rsidP="00467B4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85</w:t>
            </w:r>
          </w:p>
        </w:tc>
        <w:tc>
          <w:tcPr>
            <w:tcW w:w="3019" w:type="dxa"/>
            <w:shd w:val="clear" w:color="auto" w:fill="FFFFFF"/>
            <w:vAlign w:val="center"/>
          </w:tcPr>
          <w:p w14:paraId="308ADE3C" w14:textId="77777777" w:rsidR="00467B42" w:rsidRPr="00467B42" w:rsidRDefault="00467B42" w:rsidP="00467B4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293</w:t>
            </w:r>
          </w:p>
        </w:tc>
      </w:tr>
      <w:tr w:rsidR="00467B42" w14:paraId="3090E7C0" w14:textId="77777777" w:rsidTr="00467B42">
        <w:trPr>
          <w:trHeight w:val="217"/>
        </w:trPr>
        <w:tc>
          <w:tcPr>
            <w:tcW w:w="3018" w:type="dxa"/>
            <w:shd w:val="clear" w:color="auto" w:fill="FFFFFF"/>
            <w:vAlign w:val="center"/>
          </w:tcPr>
          <w:p w14:paraId="73519A61" w14:textId="77777777" w:rsidR="00467B42" w:rsidRPr="00467B42" w:rsidRDefault="00467B42" w:rsidP="00467B4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CASAS NOTURNAS</w:t>
            </w:r>
          </w:p>
        </w:tc>
        <w:tc>
          <w:tcPr>
            <w:tcW w:w="3018" w:type="dxa"/>
            <w:shd w:val="clear" w:color="auto" w:fill="FFFFFF"/>
            <w:vAlign w:val="center"/>
          </w:tcPr>
          <w:p w14:paraId="1C9C627E" w14:textId="77777777" w:rsidR="00467B42" w:rsidRPr="00467B42" w:rsidRDefault="00467B42" w:rsidP="00467B4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10</w:t>
            </w:r>
          </w:p>
        </w:tc>
        <w:tc>
          <w:tcPr>
            <w:tcW w:w="3019" w:type="dxa"/>
            <w:shd w:val="clear" w:color="auto" w:fill="FFFFFF"/>
            <w:vAlign w:val="center"/>
          </w:tcPr>
          <w:p w14:paraId="367B3AF0" w14:textId="77777777" w:rsidR="00467B42" w:rsidRPr="00467B42" w:rsidRDefault="00467B42" w:rsidP="00467B4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18</w:t>
            </w:r>
          </w:p>
        </w:tc>
      </w:tr>
    </w:tbl>
    <w:p w14:paraId="762EF2A7" w14:textId="1C1E0725" w:rsidR="00467B42" w:rsidRPr="00467B42" w:rsidRDefault="00467B42" w:rsidP="00467B42">
      <w:pPr>
        <w:spacing w:line="360" w:lineRule="auto"/>
        <w:ind w:firstLine="709"/>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Tabela 1 – Principais Atividades da cidade de Porto Alegre.</w:t>
      </w:r>
    </w:p>
    <w:p w14:paraId="4170F129" w14:textId="42176D11" w:rsidR="008F7561" w:rsidRPr="00467B42" w:rsidRDefault="008F7561" w:rsidP="008F7561">
      <w:pPr>
        <w:spacing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Fonte: </w:t>
      </w:r>
      <w:proofErr w:type="spellStart"/>
      <w:r>
        <w:rPr>
          <w:rFonts w:ascii="Times New Roman" w:eastAsia="Times New Roman" w:hAnsi="Times New Roman" w:cs="Times New Roman"/>
          <w:sz w:val="16"/>
          <w:szCs w:val="16"/>
        </w:rPr>
        <w:t>ObservaPOA</w:t>
      </w:r>
      <w:proofErr w:type="spellEnd"/>
      <w:r>
        <w:rPr>
          <w:rFonts w:ascii="Times New Roman" w:eastAsia="Times New Roman" w:hAnsi="Times New Roman" w:cs="Times New Roman"/>
          <w:sz w:val="16"/>
          <w:szCs w:val="16"/>
        </w:rPr>
        <w:t xml:space="preserve"> – Dados Abertos. Acesso em 27/04/2026</w:t>
      </w:r>
    </w:p>
    <w:p w14:paraId="24E095DA" w14:textId="55D2D6A4"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Outro ponto interessante é o aumento considerável nos estabelecimentos que vendem bebidas alcoólicas, indo de 85 alvarás emitidos para 293, ou seja, um a</w:t>
      </w:r>
      <w:r w:rsidR="0003353E">
        <w:rPr>
          <w:rFonts w:ascii="Times New Roman" w:eastAsia="Times New Roman" w:hAnsi="Times New Roman" w:cs="Times New Roman"/>
          <w:color w:val="000000"/>
          <w:sz w:val="24"/>
          <w:szCs w:val="24"/>
        </w:rPr>
        <w:t>u</w:t>
      </w:r>
      <w:r>
        <w:rPr>
          <w:rFonts w:ascii="Times New Roman" w:eastAsia="Times New Roman" w:hAnsi="Times New Roman" w:cs="Times New Roman"/>
          <w:color w:val="000000"/>
          <w:sz w:val="24"/>
          <w:szCs w:val="24"/>
        </w:rPr>
        <w:t xml:space="preserve">mento de 208 estabelecimentos formais. Porto Alegre possui no total 2.878 estabelecimentos noturnos no ano 2000 e 7.268 estabelecimentos no ano de 2010, registrados em 82 bairros da cidade, o que chega representar um aumento de 4.390 em 10 anos, um aumento de 439 estabelecimentos por ano em média. Além disso, esse número representa 35 estabelecimentos em média por bairro em 2000, e 89 estabelecimentos em média por bairro em 2010. Os bairros com a maior quantidade de </w:t>
      </w:r>
      <w:proofErr w:type="spellStart"/>
      <w:r>
        <w:rPr>
          <w:rFonts w:ascii="Times New Roman" w:eastAsia="Times New Roman" w:hAnsi="Times New Roman" w:cs="Times New Roman"/>
          <w:color w:val="000000"/>
          <w:sz w:val="24"/>
          <w:szCs w:val="24"/>
        </w:rPr>
        <w:t>alváras</w:t>
      </w:r>
      <w:proofErr w:type="spellEnd"/>
      <w:r>
        <w:rPr>
          <w:rFonts w:ascii="Times New Roman" w:eastAsia="Times New Roman" w:hAnsi="Times New Roman" w:cs="Times New Roman"/>
          <w:color w:val="000000"/>
          <w:sz w:val="24"/>
          <w:szCs w:val="24"/>
        </w:rPr>
        <w:t xml:space="preserve"> ativos no período são:</w:t>
      </w:r>
    </w:p>
    <w:tbl>
      <w:tblPr>
        <w:tblpPr w:leftFromText="141" w:rightFromText="141" w:vertAnchor="text" w:tblpX="175" w:tblpY="230"/>
        <w:tblW w:w="9055" w:type="dxa"/>
        <w:tblLayout w:type="fixed"/>
        <w:tblCellMar>
          <w:left w:w="0" w:type="dxa"/>
          <w:right w:w="0" w:type="dxa"/>
        </w:tblCellMar>
        <w:tblLook w:val="0600" w:firstRow="0" w:lastRow="0" w:firstColumn="0" w:lastColumn="0" w:noHBand="1" w:noVBand="1"/>
      </w:tblPr>
      <w:tblGrid>
        <w:gridCol w:w="3018"/>
        <w:gridCol w:w="3018"/>
        <w:gridCol w:w="3019"/>
      </w:tblGrid>
      <w:tr w:rsidR="008F7561" w14:paraId="08309A00" w14:textId="77777777" w:rsidTr="00AD3262">
        <w:trPr>
          <w:trHeight w:val="283"/>
        </w:trPr>
        <w:tc>
          <w:tcPr>
            <w:tcW w:w="3018" w:type="dxa"/>
            <w:tcBorders>
              <w:top w:val="single" w:sz="12" w:space="0" w:color="666666"/>
              <w:bottom w:val="single" w:sz="12" w:space="0" w:color="666666"/>
            </w:tcBorders>
            <w:shd w:val="clear" w:color="auto" w:fill="FFFFFF"/>
            <w:vAlign w:val="center"/>
          </w:tcPr>
          <w:p w14:paraId="56E18B82" w14:textId="77777777" w:rsidR="008F7561" w:rsidRPr="00467B42" w:rsidRDefault="008F7561" w:rsidP="00AD3262">
            <w:pPr>
              <w:spacing w:before="100" w:line="240" w:lineRule="auto"/>
              <w:ind w:left="100" w:right="100"/>
              <w:jc w:val="both"/>
              <w:rPr>
                <w:rFonts w:ascii="Times New Roman" w:hAnsi="Times New Roman" w:cs="Times New Roman"/>
                <w:sz w:val="24"/>
                <w:szCs w:val="24"/>
                <w:highlight w:val="yellow"/>
              </w:rPr>
            </w:pPr>
            <w:r w:rsidRPr="00467B42">
              <w:rPr>
                <w:rFonts w:ascii="Times New Roman" w:hAnsi="Times New Roman" w:cs="Times New Roman"/>
                <w:sz w:val="24"/>
                <w:szCs w:val="24"/>
              </w:rPr>
              <w:t>BAIRROS</w:t>
            </w:r>
          </w:p>
        </w:tc>
        <w:tc>
          <w:tcPr>
            <w:tcW w:w="3018" w:type="dxa"/>
            <w:tcBorders>
              <w:top w:val="single" w:sz="12" w:space="0" w:color="666666"/>
              <w:bottom w:val="single" w:sz="12" w:space="0" w:color="666666"/>
            </w:tcBorders>
            <w:shd w:val="clear" w:color="auto" w:fill="FFFFFF"/>
            <w:vAlign w:val="center"/>
          </w:tcPr>
          <w:p w14:paraId="25B1E6BA" w14:textId="77777777" w:rsidR="008F7561" w:rsidRPr="00467B42" w:rsidRDefault="008F7561" w:rsidP="00AD3262">
            <w:pPr>
              <w:spacing w:before="100"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2000</w:t>
            </w:r>
          </w:p>
        </w:tc>
        <w:tc>
          <w:tcPr>
            <w:tcW w:w="3019" w:type="dxa"/>
            <w:tcBorders>
              <w:top w:val="single" w:sz="12" w:space="0" w:color="666666"/>
              <w:bottom w:val="single" w:sz="12" w:space="0" w:color="666666"/>
            </w:tcBorders>
            <w:shd w:val="clear" w:color="auto" w:fill="FFFFFF"/>
            <w:vAlign w:val="center"/>
          </w:tcPr>
          <w:p w14:paraId="34ED21A5" w14:textId="77777777" w:rsidR="008F7561" w:rsidRPr="00467B42" w:rsidRDefault="008F7561" w:rsidP="00AD3262">
            <w:pPr>
              <w:spacing w:before="100"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2010</w:t>
            </w:r>
          </w:p>
        </w:tc>
      </w:tr>
      <w:tr w:rsidR="008F7561" w14:paraId="4682745E" w14:textId="77777777" w:rsidTr="00AD3262">
        <w:trPr>
          <w:trHeight w:val="217"/>
        </w:trPr>
        <w:tc>
          <w:tcPr>
            <w:tcW w:w="3018" w:type="dxa"/>
            <w:shd w:val="clear" w:color="auto" w:fill="FFFFFF"/>
            <w:vAlign w:val="center"/>
          </w:tcPr>
          <w:p w14:paraId="4B90AA6C" w14:textId="77777777" w:rsidR="008F7561" w:rsidRPr="00467B42" w:rsidRDefault="008F7561" w:rsidP="00AD326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CENTRO HISTÓRICO</w:t>
            </w:r>
          </w:p>
        </w:tc>
        <w:tc>
          <w:tcPr>
            <w:tcW w:w="3018" w:type="dxa"/>
            <w:shd w:val="clear" w:color="auto" w:fill="FFFFFF"/>
            <w:vAlign w:val="center"/>
          </w:tcPr>
          <w:p w14:paraId="07E6C276"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311</w:t>
            </w:r>
          </w:p>
        </w:tc>
        <w:tc>
          <w:tcPr>
            <w:tcW w:w="3019" w:type="dxa"/>
            <w:shd w:val="clear" w:color="auto" w:fill="FFFFFF"/>
            <w:vAlign w:val="center"/>
          </w:tcPr>
          <w:p w14:paraId="3ABED873"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936</w:t>
            </w:r>
          </w:p>
        </w:tc>
      </w:tr>
      <w:tr w:rsidR="008F7561" w14:paraId="50E8FB56" w14:textId="77777777" w:rsidTr="00AD3262">
        <w:trPr>
          <w:trHeight w:val="217"/>
        </w:trPr>
        <w:tc>
          <w:tcPr>
            <w:tcW w:w="3018" w:type="dxa"/>
            <w:shd w:val="clear" w:color="auto" w:fill="FFFFFF"/>
            <w:vAlign w:val="center"/>
          </w:tcPr>
          <w:p w14:paraId="15B703A8" w14:textId="77777777" w:rsidR="008F7561" w:rsidRPr="00467B42" w:rsidRDefault="008F7561" w:rsidP="00AD326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SARANDI</w:t>
            </w:r>
          </w:p>
        </w:tc>
        <w:tc>
          <w:tcPr>
            <w:tcW w:w="3018" w:type="dxa"/>
            <w:shd w:val="clear" w:color="auto" w:fill="FFFFFF"/>
            <w:vAlign w:val="center"/>
          </w:tcPr>
          <w:p w14:paraId="2913FEC7"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189</w:t>
            </w:r>
          </w:p>
        </w:tc>
        <w:tc>
          <w:tcPr>
            <w:tcW w:w="3019" w:type="dxa"/>
            <w:shd w:val="clear" w:color="auto" w:fill="FFFFFF"/>
            <w:vAlign w:val="center"/>
          </w:tcPr>
          <w:p w14:paraId="7F21DB5A"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389</w:t>
            </w:r>
          </w:p>
        </w:tc>
      </w:tr>
      <w:tr w:rsidR="008F7561" w14:paraId="3FDF4354" w14:textId="77777777" w:rsidTr="00AD3262">
        <w:trPr>
          <w:trHeight w:val="217"/>
        </w:trPr>
        <w:tc>
          <w:tcPr>
            <w:tcW w:w="3018" w:type="dxa"/>
            <w:shd w:val="clear" w:color="auto" w:fill="FFFFFF"/>
            <w:vAlign w:val="center"/>
          </w:tcPr>
          <w:p w14:paraId="14FF04F6" w14:textId="77777777" w:rsidR="008F7561" w:rsidRPr="00467B42" w:rsidRDefault="008F7561" w:rsidP="00AD326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AZENHA</w:t>
            </w:r>
          </w:p>
        </w:tc>
        <w:tc>
          <w:tcPr>
            <w:tcW w:w="3018" w:type="dxa"/>
            <w:shd w:val="clear" w:color="auto" w:fill="FFFFFF"/>
            <w:vAlign w:val="center"/>
          </w:tcPr>
          <w:p w14:paraId="166E085E"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104</w:t>
            </w:r>
          </w:p>
        </w:tc>
        <w:tc>
          <w:tcPr>
            <w:tcW w:w="3019" w:type="dxa"/>
            <w:shd w:val="clear" w:color="auto" w:fill="FFFFFF"/>
            <w:vAlign w:val="center"/>
          </w:tcPr>
          <w:p w14:paraId="1643BE11"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281</w:t>
            </w:r>
          </w:p>
        </w:tc>
      </w:tr>
      <w:tr w:rsidR="008F7561" w14:paraId="7D8E0856" w14:textId="77777777" w:rsidTr="00AD3262">
        <w:trPr>
          <w:trHeight w:val="217"/>
        </w:trPr>
        <w:tc>
          <w:tcPr>
            <w:tcW w:w="3018" w:type="dxa"/>
            <w:shd w:val="clear" w:color="auto" w:fill="FFFFFF"/>
            <w:vAlign w:val="center"/>
          </w:tcPr>
          <w:p w14:paraId="7326CD59" w14:textId="01D0E3DA" w:rsidR="008F7561" w:rsidRPr="00467B42" w:rsidRDefault="008F7561" w:rsidP="00AD326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S</w:t>
            </w:r>
            <w:r w:rsidR="00E92370">
              <w:rPr>
                <w:rFonts w:ascii="Times New Roman" w:hAnsi="Times New Roman" w:cs="Times New Roman"/>
                <w:sz w:val="24"/>
                <w:szCs w:val="24"/>
              </w:rPr>
              <w:t>Ã</w:t>
            </w:r>
            <w:r w:rsidRPr="00467B42">
              <w:rPr>
                <w:rFonts w:ascii="Times New Roman" w:hAnsi="Times New Roman" w:cs="Times New Roman"/>
                <w:sz w:val="24"/>
                <w:szCs w:val="24"/>
              </w:rPr>
              <w:t>O GERALDO</w:t>
            </w:r>
          </w:p>
        </w:tc>
        <w:tc>
          <w:tcPr>
            <w:tcW w:w="3018" w:type="dxa"/>
            <w:shd w:val="clear" w:color="auto" w:fill="FFFFFF"/>
            <w:vAlign w:val="center"/>
          </w:tcPr>
          <w:p w14:paraId="32A0B563"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99</w:t>
            </w:r>
          </w:p>
        </w:tc>
        <w:tc>
          <w:tcPr>
            <w:tcW w:w="3019" w:type="dxa"/>
            <w:shd w:val="clear" w:color="auto" w:fill="FFFFFF"/>
            <w:vAlign w:val="center"/>
          </w:tcPr>
          <w:p w14:paraId="5A5B59BA"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274</w:t>
            </w:r>
          </w:p>
        </w:tc>
      </w:tr>
      <w:tr w:rsidR="008F7561" w14:paraId="781C966B" w14:textId="77777777" w:rsidTr="00AD3262">
        <w:trPr>
          <w:trHeight w:val="217"/>
        </w:trPr>
        <w:tc>
          <w:tcPr>
            <w:tcW w:w="3018" w:type="dxa"/>
            <w:shd w:val="clear" w:color="auto" w:fill="FFFFFF"/>
            <w:vAlign w:val="center"/>
          </w:tcPr>
          <w:p w14:paraId="4CE2CE4B" w14:textId="77777777" w:rsidR="008F7561" w:rsidRPr="00467B42" w:rsidRDefault="008F7561" w:rsidP="00AD326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MENINO DEUS</w:t>
            </w:r>
          </w:p>
        </w:tc>
        <w:tc>
          <w:tcPr>
            <w:tcW w:w="3018" w:type="dxa"/>
            <w:shd w:val="clear" w:color="auto" w:fill="FFFFFF"/>
            <w:vAlign w:val="center"/>
          </w:tcPr>
          <w:p w14:paraId="3410E13F"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113</w:t>
            </w:r>
          </w:p>
        </w:tc>
        <w:tc>
          <w:tcPr>
            <w:tcW w:w="3019" w:type="dxa"/>
            <w:shd w:val="clear" w:color="auto" w:fill="FFFFFF"/>
            <w:vAlign w:val="center"/>
          </w:tcPr>
          <w:p w14:paraId="069E0B1A"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228</w:t>
            </w:r>
          </w:p>
        </w:tc>
      </w:tr>
      <w:tr w:rsidR="008F7561" w14:paraId="1C4B2AA5" w14:textId="77777777" w:rsidTr="00AD3262">
        <w:trPr>
          <w:trHeight w:val="217"/>
        </w:trPr>
        <w:tc>
          <w:tcPr>
            <w:tcW w:w="3018" w:type="dxa"/>
            <w:shd w:val="clear" w:color="auto" w:fill="FFFFFF"/>
            <w:vAlign w:val="center"/>
          </w:tcPr>
          <w:p w14:paraId="7BC38CFD" w14:textId="77777777" w:rsidR="008F7561" w:rsidRPr="00467B42" w:rsidRDefault="008F7561" w:rsidP="00AD326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PARTENON</w:t>
            </w:r>
          </w:p>
        </w:tc>
        <w:tc>
          <w:tcPr>
            <w:tcW w:w="3018" w:type="dxa"/>
            <w:shd w:val="clear" w:color="auto" w:fill="FFFFFF"/>
            <w:vAlign w:val="center"/>
          </w:tcPr>
          <w:p w14:paraId="1804CB83"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74</w:t>
            </w:r>
          </w:p>
        </w:tc>
        <w:tc>
          <w:tcPr>
            <w:tcW w:w="3019" w:type="dxa"/>
            <w:shd w:val="clear" w:color="auto" w:fill="FFFFFF"/>
            <w:vAlign w:val="center"/>
          </w:tcPr>
          <w:p w14:paraId="0B000EF9"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221</w:t>
            </w:r>
          </w:p>
        </w:tc>
      </w:tr>
      <w:tr w:rsidR="008F7561" w14:paraId="548F3F1B" w14:textId="77777777" w:rsidTr="00AD3262">
        <w:trPr>
          <w:trHeight w:val="217"/>
        </w:trPr>
        <w:tc>
          <w:tcPr>
            <w:tcW w:w="3018" w:type="dxa"/>
            <w:shd w:val="clear" w:color="auto" w:fill="FFFFFF"/>
            <w:vAlign w:val="center"/>
          </w:tcPr>
          <w:p w14:paraId="0AAFBAA9" w14:textId="77777777" w:rsidR="008F7561" w:rsidRPr="00467B42" w:rsidRDefault="008F7561" w:rsidP="00AD326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CIDADE BAIXA</w:t>
            </w:r>
          </w:p>
        </w:tc>
        <w:tc>
          <w:tcPr>
            <w:tcW w:w="3018" w:type="dxa"/>
            <w:shd w:val="clear" w:color="auto" w:fill="FFFFFF"/>
            <w:vAlign w:val="center"/>
          </w:tcPr>
          <w:p w14:paraId="12989A26"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62</w:t>
            </w:r>
          </w:p>
        </w:tc>
        <w:tc>
          <w:tcPr>
            <w:tcW w:w="3019" w:type="dxa"/>
            <w:shd w:val="clear" w:color="auto" w:fill="FFFFFF"/>
            <w:vAlign w:val="center"/>
          </w:tcPr>
          <w:p w14:paraId="035E527D"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215</w:t>
            </w:r>
          </w:p>
        </w:tc>
      </w:tr>
      <w:tr w:rsidR="008F7561" w14:paraId="452AE8A6" w14:textId="77777777" w:rsidTr="00AD3262">
        <w:trPr>
          <w:trHeight w:val="217"/>
        </w:trPr>
        <w:tc>
          <w:tcPr>
            <w:tcW w:w="3018" w:type="dxa"/>
            <w:shd w:val="clear" w:color="auto" w:fill="FFFFFF"/>
            <w:vAlign w:val="center"/>
          </w:tcPr>
          <w:p w14:paraId="1674C368" w14:textId="77777777" w:rsidR="008F7561" w:rsidRPr="00467B42" w:rsidRDefault="008F7561" w:rsidP="00AD326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SANTANA</w:t>
            </w:r>
          </w:p>
        </w:tc>
        <w:tc>
          <w:tcPr>
            <w:tcW w:w="3018" w:type="dxa"/>
            <w:shd w:val="clear" w:color="auto" w:fill="FFFFFF"/>
            <w:vAlign w:val="center"/>
          </w:tcPr>
          <w:p w14:paraId="18792308"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76</w:t>
            </w:r>
          </w:p>
        </w:tc>
        <w:tc>
          <w:tcPr>
            <w:tcW w:w="3019" w:type="dxa"/>
            <w:shd w:val="clear" w:color="auto" w:fill="FFFFFF"/>
            <w:vAlign w:val="center"/>
          </w:tcPr>
          <w:p w14:paraId="7A41B0DC"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212</w:t>
            </w:r>
          </w:p>
        </w:tc>
      </w:tr>
      <w:tr w:rsidR="008F7561" w14:paraId="24BF34D0" w14:textId="77777777" w:rsidTr="00AD3262">
        <w:trPr>
          <w:trHeight w:val="217"/>
        </w:trPr>
        <w:tc>
          <w:tcPr>
            <w:tcW w:w="3018" w:type="dxa"/>
            <w:shd w:val="clear" w:color="auto" w:fill="FFFFFF"/>
            <w:vAlign w:val="center"/>
          </w:tcPr>
          <w:p w14:paraId="1A2C048B" w14:textId="77777777" w:rsidR="008F7561" w:rsidRPr="00467B42" w:rsidRDefault="008F7561" w:rsidP="00AD326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FLORESTA</w:t>
            </w:r>
          </w:p>
        </w:tc>
        <w:tc>
          <w:tcPr>
            <w:tcW w:w="3018" w:type="dxa"/>
            <w:shd w:val="clear" w:color="auto" w:fill="FFFFFF"/>
            <w:vAlign w:val="center"/>
          </w:tcPr>
          <w:p w14:paraId="25B712FA"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79</w:t>
            </w:r>
          </w:p>
        </w:tc>
        <w:tc>
          <w:tcPr>
            <w:tcW w:w="3019" w:type="dxa"/>
            <w:shd w:val="clear" w:color="auto" w:fill="FFFFFF"/>
            <w:vAlign w:val="center"/>
          </w:tcPr>
          <w:p w14:paraId="7B5FC96C"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204</w:t>
            </w:r>
          </w:p>
        </w:tc>
      </w:tr>
      <w:tr w:rsidR="008F7561" w14:paraId="75AB62FA" w14:textId="77777777" w:rsidTr="00AD3262">
        <w:trPr>
          <w:trHeight w:val="217"/>
        </w:trPr>
        <w:tc>
          <w:tcPr>
            <w:tcW w:w="3018" w:type="dxa"/>
            <w:shd w:val="clear" w:color="auto" w:fill="FFFFFF"/>
            <w:vAlign w:val="center"/>
          </w:tcPr>
          <w:p w14:paraId="5659DDB6" w14:textId="77777777" w:rsidR="008F7561" w:rsidRPr="00467B42" w:rsidRDefault="008F7561" w:rsidP="00AD326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MOINHOS DE VENTOS</w:t>
            </w:r>
          </w:p>
        </w:tc>
        <w:tc>
          <w:tcPr>
            <w:tcW w:w="3018" w:type="dxa"/>
            <w:shd w:val="clear" w:color="auto" w:fill="FFFFFF"/>
            <w:vAlign w:val="center"/>
          </w:tcPr>
          <w:p w14:paraId="509B7A44"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64</w:t>
            </w:r>
          </w:p>
        </w:tc>
        <w:tc>
          <w:tcPr>
            <w:tcW w:w="3019" w:type="dxa"/>
            <w:shd w:val="clear" w:color="auto" w:fill="FFFFFF"/>
            <w:vAlign w:val="center"/>
          </w:tcPr>
          <w:p w14:paraId="77AE52CC"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200</w:t>
            </w:r>
          </w:p>
        </w:tc>
      </w:tr>
    </w:tbl>
    <w:p w14:paraId="4B010F39" w14:textId="77777777" w:rsidR="008F7561" w:rsidRPr="00EA08C9" w:rsidRDefault="008F7561" w:rsidP="008F7561">
      <w:pPr>
        <w:spacing w:line="360" w:lineRule="auto"/>
        <w:ind w:firstLine="709"/>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Tabela 2 – Bairros com maio quantidade de alvarás.</w:t>
      </w:r>
    </w:p>
    <w:p w14:paraId="7E1F4B13" w14:textId="77777777" w:rsidR="008F7561" w:rsidRDefault="008F7561" w:rsidP="008F7561">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16"/>
          <w:szCs w:val="16"/>
        </w:rPr>
        <w:t xml:space="preserve">Fonte: </w:t>
      </w:r>
      <w:proofErr w:type="spellStart"/>
      <w:r>
        <w:rPr>
          <w:rFonts w:ascii="Times New Roman" w:eastAsia="Times New Roman" w:hAnsi="Times New Roman" w:cs="Times New Roman"/>
          <w:sz w:val="16"/>
          <w:szCs w:val="16"/>
        </w:rPr>
        <w:t>ObservaPOA</w:t>
      </w:r>
      <w:proofErr w:type="spellEnd"/>
      <w:r>
        <w:rPr>
          <w:rFonts w:ascii="Times New Roman" w:eastAsia="Times New Roman" w:hAnsi="Times New Roman" w:cs="Times New Roman"/>
          <w:sz w:val="16"/>
          <w:szCs w:val="16"/>
        </w:rPr>
        <w:t xml:space="preserve"> – Dados Abertos. Acesso em 27/04/2026</w:t>
      </w:r>
    </w:p>
    <w:p w14:paraId="119025BF" w14:textId="4B198F02"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Os dados mostram que o Centro Histórico da cidade é o polo dominante do comércio noturno da cidade, tanto nos anos 2000 e 2010, </w:t>
      </w:r>
      <w:r w:rsidR="00CC2941">
        <w:rPr>
          <w:rFonts w:ascii="Times New Roman" w:eastAsia="Times New Roman" w:hAnsi="Times New Roman" w:cs="Times New Roman"/>
          <w:color w:val="000000"/>
          <w:sz w:val="24"/>
          <w:szCs w:val="24"/>
        </w:rPr>
        <w:t xml:space="preserve">o que corrobora </w:t>
      </w:r>
      <w:proofErr w:type="gramStart"/>
      <w:r w:rsidR="00CC2941">
        <w:rPr>
          <w:rFonts w:ascii="Times New Roman" w:eastAsia="Times New Roman" w:hAnsi="Times New Roman" w:cs="Times New Roman"/>
          <w:color w:val="000000"/>
          <w:sz w:val="24"/>
          <w:szCs w:val="24"/>
        </w:rPr>
        <w:t xml:space="preserve">as </w:t>
      </w:r>
      <w:r>
        <w:rPr>
          <w:rFonts w:ascii="Times New Roman" w:eastAsia="Times New Roman" w:hAnsi="Times New Roman" w:cs="Times New Roman"/>
          <w:color w:val="000000"/>
          <w:sz w:val="24"/>
          <w:szCs w:val="24"/>
        </w:rPr>
        <w:t xml:space="preserve"> ideias</w:t>
      </w:r>
      <w:proofErr w:type="gramEnd"/>
      <w:r>
        <w:rPr>
          <w:rFonts w:ascii="Times New Roman" w:eastAsia="Times New Roman" w:hAnsi="Times New Roman" w:cs="Times New Roman"/>
          <w:color w:val="000000"/>
          <w:sz w:val="24"/>
          <w:szCs w:val="24"/>
        </w:rPr>
        <w:t xml:space="preserve"> de </w:t>
      </w:r>
      <w:proofErr w:type="spellStart"/>
      <w:r>
        <w:rPr>
          <w:rFonts w:ascii="Times New Roman" w:eastAsia="Times New Roman" w:hAnsi="Times New Roman" w:cs="Times New Roman"/>
          <w:color w:val="000000"/>
          <w:sz w:val="24"/>
          <w:szCs w:val="24"/>
        </w:rPr>
        <w:t>Gla</w:t>
      </w:r>
      <w:r w:rsidR="0003353E">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ser</w:t>
      </w:r>
      <w:proofErr w:type="spellEnd"/>
      <w:r>
        <w:rPr>
          <w:rFonts w:ascii="Times New Roman" w:eastAsia="Times New Roman" w:hAnsi="Times New Roman" w:cs="Times New Roman"/>
          <w:color w:val="000000"/>
          <w:sz w:val="24"/>
          <w:szCs w:val="24"/>
        </w:rPr>
        <w:t xml:space="preserve"> (2011) e </w:t>
      </w:r>
      <w:proofErr w:type="spellStart"/>
      <w:r>
        <w:rPr>
          <w:rFonts w:ascii="Times New Roman" w:eastAsia="Times New Roman" w:hAnsi="Times New Roman" w:cs="Times New Roman"/>
          <w:color w:val="000000"/>
          <w:sz w:val="24"/>
          <w:szCs w:val="24"/>
        </w:rPr>
        <w:t>O’Sullivan</w:t>
      </w:r>
      <w:proofErr w:type="spellEnd"/>
      <w:r>
        <w:rPr>
          <w:rFonts w:ascii="Times New Roman" w:eastAsia="Times New Roman" w:hAnsi="Times New Roman" w:cs="Times New Roman"/>
          <w:color w:val="000000"/>
          <w:sz w:val="24"/>
          <w:szCs w:val="24"/>
        </w:rPr>
        <w:t xml:space="preserve"> (2011) em que as atividades, principalmente os serviços</w:t>
      </w:r>
      <w:r w:rsidR="00CC294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se concentram nos centros urbanos. As principais atividades noturnas no Centro Histórico são:</w:t>
      </w:r>
    </w:p>
    <w:tbl>
      <w:tblPr>
        <w:tblpPr w:leftFromText="141" w:rightFromText="141" w:vertAnchor="text" w:tblpX="175" w:tblpY="230"/>
        <w:tblW w:w="9055" w:type="dxa"/>
        <w:tblLayout w:type="fixed"/>
        <w:tblCellMar>
          <w:left w:w="0" w:type="dxa"/>
          <w:right w:w="0" w:type="dxa"/>
        </w:tblCellMar>
        <w:tblLook w:val="0600" w:firstRow="0" w:lastRow="0" w:firstColumn="0" w:lastColumn="0" w:noHBand="1" w:noVBand="1"/>
      </w:tblPr>
      <w:tblGrid>
        <w:gridCol w:w="3018"/>
        <w:gridCol w:w="3018"/>
        <w:gridCol w:w="3019"/>
      </w:tblGrid>
      <w:tr w:rsidR="008F7561" w:rsidRPr="00467B42" w14:paraId="34682539" w14:textId="77777777" w:rsidTr="00AD3262">
        <w:trPr>
          <w:trHeight w:val="283"/>
        </w:trPr>
        <w:tc>
          <w:tcPr>
            <w:tcW w:w="3018" w:type="dxa"/>
            <w:tcBorders>
              <w:top w:val="single" w:sz="12" w:space="0" w:color="666666"/>
              <w:bottom w:val="single" w:sz="12" w:space="0" w:color="666666"/>
            </w:tcBorders>
            <w:shd w:val="clear" w:color="auto" w:fill="FFFFFF"/>
            <w:vAlign w:val="center"/>
          </w:tcPr>
          <w:p w14:paraId="6204D4F2" w14:textId="77777777" w:rsidR="008F7561" w:rsidRPr="00467B42" w:rsidRDefault="008F7561" w:rsidP="00AD3262">
            <w:pPr>
              <w:spacing w:before="100" w:line="240" w:lineRule="auto"/>
              <w:ind w:left="100" w:right="100"/>
              <w:jc w:val="both"/>
              <w:rPr>
                <w:rFonts w:ascii="Times New Roman" w:hAnsi="Times New Roman" w:cs="Times New Roman"/>
                <w:sz w:val="24"/>
                <w:szCs w:val="24"/>
                <w:highlight w:val="yellow"/>
              </w:rPr>
            </w:pPr>
            <w:r w:rsidRPr="00467B42">
              <w:rPr>
                <w:rFonts w:ascii="Times New Roman" w:hAnsi="Times New Roman" w:cs="Times New Roman"/>
                <w:sz w:val="24"/>
                <w:szCs w:val="24"/>
              </w:rPr>
              <w:t>ATIVIDADES</w:t>
            </w:r>
          </w:p>
        </w:tc>
        <w:tc>
          <w:tcPr>
            <w:tcW w:w="3018" w:type="dxa"/>
            <w:tcBorders>
              <w:top w:val="single" w:sz="12" w:space="0" w:color="666666"/>
              <w:bottom w:val="single" w:sz="12" w:space="0" w:color="666666"/>
            </w:tcBorders>
            <w:shd w:val="clear" w:color="auto" w:fill="FFFFFF"/>
            <w:vAlign w:val="center"/>
          </w:tcPr>
          <w:p w14:paraId="6E6A2978" w14:textId="77777777" w:rsidR="008F7561" w:rsidRPr="00467B42" w:rsidRDefault="008F7561" w:rsidP="00AD3262">
            <w:pPr>
              <w:spacing w:before="100"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2000</w:t>
            </w:r>
          </w:p>
        </w:tc>
        <w:tc>
          <w:tcPr>
            <w:tcW w:w="3019" w:type="dxa"/>
            <w:tcBorders>
              <w:top w:val="single" w:sz="12" w:space="0" w:color="666666"/>
              <w:bottom w:val="single" w:sz="12" w:space="0" w:color="666666"/>
            </w:tcBorders>
            <w:shd w:val="clear" w:color="auto" w:fill="FFFFFF"/>
            <w:vAlign w:val="center"/>
          </w:tcPr>
          <w:p w14:paraId="79C5CD76" w14:textId="77777777" w:rsidR="008F7561" w:rsidRPr="00467B42" w:rsidRDefault="008F7561" w:rsidP="00AD3262">
            <w:pPr>
              <w:spacing w:before="100"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2010</w:t>
            </w:r>
          </w:p>
        </w:tc>
      </w:tr>
      <w:tr w:rsidR="008F7561" w:rsidRPr="00467B42" w14:paraId="14289B94" w14:textId="77777777" w:rsidTr="00AD3262">
        <w:trPr>
          <w:trHeight w:val="217"/>
        </w:trPr>
        <w:tc>
          <w:tcPr>
            <w:tcW w:w="3018" w:type="dxa"/>
            <w:shd w:val="clear" w:color="auto" w:fill="FFFFFF"/>
            <w:vAlign w:val="center"/>
          </w:tcPr>
          <w:p w14:paraId="1A68D134" w14:textId="77777777" w:rsidR="008F7561" w:rsidRPr="00467B42" w:rsidRDefault="008F7561" w:rsidP="00AD326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BAR</w:t>
            </w:r>
          </w:p>
        </w:tc>
        <w:tc>
          <w:tcPr>
            <w:tcW w:w="3018" w:type="dxa"/>
            <w:shd w:val="clear" w:color="auto" w:fill="FFFFFF"/>
            <w:vAlign w:val="center"/>
          </w:tcPr>
          <w:p w14:paraId="422E7508"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40</w:t>
            </w:r>
          </w:p>
        </w:tc>
        <w:tc>
          <w:tcPr>
            <w:tcW w:w="3019" w:type="dxa"/>
            <w:shd w:val="clear" w:color="auto" w:fill="FFFFFF"/>
            <w:vAlign w:val="center"/>
          </w:tcPr>
          <w:p w14:paraId="0B4C9624"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183</w:t>
            </w:r>
          </w:p>
        </w:tc>
      </w:tr>
      <w:tr w:rsidR="008F7561" w:rsidRPr="00467B42" w14:paraId="0EE2B85B" w14:textId="77777777" w:rsidTr="00AD3262">
        <w:trPr>
          <w:trHeight w:val="217"/>
        </w:trPr>
        <w:tc>
          <w:tcPr>
            <w:tcW w:w="3018" w:type="dxa"/>
            <w:shd w:val="clear" w:color="auto" w:fill="FFFFFF"/>
            <w:vAlign w:val="center"/>
          </w:tcPr>
          <w:p w14:paraId="74E52E97" w14:textId="77777777" w:rsidR="008F7561" w:rsidRPr="00467B42" w:rsidRDefault="008F7561" w:rsidP="00AD326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 xml:space="preserve">RESTAURANTE </w:t>
            </w:r>
          </w:p>
        </w:tc>
        <w:tc>
          <w:tcPr>
            <w:tcW w:w="3018" w:type="dxa"/>
            <w:shd w:val="clear" w:color="auto" w:fill="FFFFFF"/>
            <w:vAlign w:val="center"/>
          </w:tcPr>
          <w:p w14:paraId="17394F0B"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5</w:t>
            </w:r>
          </w:p>
        </w:tc>
        <w:tc>
          <w:tcPr>
            <w:tcW w:w="3019" w:type="dxa"/>
            <w:shd w:val="clear" w:color="auto" w:fill="FFFFFF"/>
            <w:vAlign w:val="center"/>
          </w:tcPr>
          <w:p w14:paraId="0C9A19F6"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159</w:t>
            </w:r>
          </w:p>
        </w:tc>
      </w:tr>
      <w:tr w:rsidR="008F7561" w:rsidRPr="00467B42" w14:paraId="4447682F" w14:textId="77777777" w:rsidTr="00AD3262">
        <w:trPr>
          <w:trHeight w:val="217"/>
        </w:trPr>
        <w:tc>
          <w:tcPr>
            <w:tcW w:w="3018" w:type="dxa"/>
            <w:shd w:val="clear" w:color="auto" w:fill="FFFFFF"/>
            <w:vAlign w:val="center"/>
          </w:tcPr>
          <w:p w14:paraId="2AC72133" w14:textId="77777777" w:rsidR="008F7561" w:rsidRPr="00467B42" w:rsidRDefault="008F7561" w:rsidP="00AD326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LANCHERIA</w:t>
            </w:r>
          </w:p>
        </w:tc>
        <w:tc>
          <w:tcPr>
            <w:tcW w:w="3018" w:type="dxa"/>
            <w:shd w:val="clear" w:color="auto" w:fill="FFFFFF"/>
            <w:vAlign w:val="center"/>
          </w:tcPr>
          <w:p w14:paraId="34516676"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74</w:t>
            </w:r>
          </w:p>
        </w:tc>
        <w:tc>
          <w:tcPr>
            <w:tcW w:w="3019" w:type="dxa"/>
            <w:shd w:val="clear" w:color="auto" w:fill="FFFFFF"/>
            <w:vAlign w:val="center"/>
          </w:tcPr>
          <w:p w14:paraId="31D49AE7"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151</w:t>
            </w:r>
          </w:p>
        </w:tc>
      </w:tr>
      <w:tr w:rsidR="008F7561" w:rsidRPr="00467B42" w14:paraId="583D2055" w14:textId="77777777" w:rsidTr="00AD3262">
        <w:trPr>
          <w:trHeight w:val="217"/>
        </w:trPr>
        <w:tc>
          <w:tcPr>
            <w:tcW w:w="3018" w:type="dxa"/>
            <w:shd w:val="clear" w:color="auto" w:fill="FFFFFF"/>
            <w:vAlign w:val="center"/>
          </w:tcPr>
          <w:p w14:paraId="0274ABDE" w14:textId="77777777" w:rsidR="008F7561" w:rsidRPr="00467B42" w:rsidRDefault="008F7561" w:rsidP="00AD326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CERVEJARIA</w:t>
            </w:r>
          </w:p>
        </w:tc>
        <w:tc>
          <w:tcPr>
            <w:tcW w:w="3018" w:type="dxa"/>
            <w:shd w:val="clear" w:color="auto" w:fill="FFFFFF"/>
            <w:vAlign w:val="center"/>
          </w:tcPr>
          <w:p w14:paraId="50F2207D"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7</w:t>
            </w:r>
          </w:p>
        </w:tc>
        <w:tc>
          <w:tcPr>
            <w:tcW w:w="3019" w:type="dxa"/>
            <w:shd w:val="clear" w:color="auto" w:fill="FFFFFF"/>
            <w:vAlign w:val="center"/>
          </w:tcPr>
          <w:p w14:paraId="73D54821"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22</w:t>
            </w:r>
          </w:p>
        </w:tc>
      </w:tr>
      <w:tr w:rsidR="008F7561" w:rsidRPr="00467B42" w14:paraId="5931B429" w14:textId="77777777" w:rsidTr="00AD3262">
        <w:trPr>
          <w:trHeight w:val="217"/>
        </w:trPr>
        <w:tc>
          <w:tcPr>
            <w:tcW w:w="3018" w:type="dxa"/>
            <w:shd w:val="clear" w:color="auto" w:fill="FFFFFF"/>
            <w:vAlign w:val="center"/>
          </w:tcPr>
          <w:p w14:paraId="3C0E50F2" w14:textId="77777777" w:rsidR="008F7561" w:rsidRPr="00467B42" w:rsidRDefault="008F7561" w:rsidP="00AD326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LOJA DE BEBIDAS</w:t>
            </w:r>
          </w:p>
        </w:tc>
        <w:tc>
          <w:tcPr>
            <w:tcW w:w="3018" w:type="dxa"/>
            <w:shd w:val="clear" w:color="auto" w:fill="FFFFFF"/>
            <w:vAlign w:val="center"/>
          </w:tcPr>
          <w:p w14:paraId="0C441541"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4</w:t>
            </w:r>
          </w:p>
        </w:tc>
        <w:tc>
          <w:tcPr>
            <w:tcW w:w="3019" w:type="dxa"/>
            <w:shd w:val="clear" w:color="auto" w:fill="FFFFFF"/>
            <w:vAlign w:val="center"/>
          </w:tcPr>
          <w:p w14:paraId="2AF02114"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20</w:t>
            </w:r>
          </w:p>
        </w:tc>
      </w:tr>
    </w:tbl>
    <w:p w14:paraId="62D97610" w14:textId="77777777" w:rsidR="008F7561" w:rsidRPr="00EA08C9" w:rsidRDefault="008F7561" w:rsidP="008F7561">
      <w:pPr>
        <w:spacing w:line="360" w:lineRule="auto"/>
        <w:ind w:firstLine="709"/>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Tabela 3 – Principais Atividades do Centro Histórico.</w:t>
      </w:r>
    </w:p>
    <w:p w14:paraId="69A29646" w14:textId="77777777" w:rsidR="008F7561" w:rsidRDefault="008F7561" w:rsidP="008F7561">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16"/>
          <w:szCs w:val="16"/>
        </w:rPr>
        <w:t xml:space="preserve">Fonte: </w:t>
      </w:r>
      <w:proofErr w:type="spellStart"/>
      <w:r>
        <w:rPr>
          <w:rFonts w:ascii="Times New Roman" w:eastAsia="Times New Roman" w:hAnsi="Times New Roman" w:cs="Times New Roman"/>
          <w:sz w:val="16"/>
          <w:szCs w:val="16"/>
        </w:rPr>
        <w:t>ObservaPOA</w:t>
      </w:r>
      <w:proofErr w:type="spellEnd"/>
      <w:r>
        <w:rPr>
          <w:rFonts w:ascii="Times New Roman" w:eastAsia="Times New Roman" w:hAnsi="Times New Roman" w:cs="Times New Roman"/>
          <w:sz w:val="16"/>
          <w:szCs w:val="16"/>
        </w:rPr>
        <w:t xml:space="preserve"> – Dados Abertos. Acesso em 27/04/2026</w:t>
      </w:r>
    </w:p>
    <w:p w14:paraId="1D6BDD97" w14:textId="35C97D33"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É possível perceber que as atividades praticadas no bairro “CENTRO HISTÓRICO” são muito semelhantes as atividades desenvolvidas na cidade, mostrando que o bairro carrega uma importante localidade do segmento. Entretanto, de acordo com os dados da tabela, é possível verificar que existem outros subcentros da cidade que mostram uma presença significativa do comércio noturno, </w:t>
      </w:r>
      <w:r w:rsidR="0003353E">
        <w:rPr>
          <w:rFonts w:ascii="Times New Roman" w:eastAsia="Times New Roman" w:hAnsi="Times New Roman" w:cs="Times New Roman"/>
          <w:color w:val="000000"/>
          <w:sz w:val="24"/>
          <w:szCs w:val="24"/>
        </w:rPr>
        <w:t>confirmando</w:t>
      </w:r>
      <w:r>
        <w:rPr>
          <w:rFonts w:ascii="Times New Roman" w:eastAsia="Times New Roman" w:hAnsi="Times New Roman" w:cs="Times New Roman"/>
          <w:color w:val="000000"/>
          <w:sz w:val="24"/>
          <w:szCs w:val="24"/>
        </w:rPr>
        <w:t xml:space="preserve"> a ideia de uma estruturação </w:t>
      </w:r>
      <w:proofErr w:type="spellStart"/>
      <w:r>
        <w:rPr>
          <w:rFonts w:ascii="Times New Roman" w:eastAsia="Times New Roman" w:hAnsi="Times New Roman" w:cs="Times New Roman"/>
          <w:color w:val="000000"/>
          <w:sz w:val="24"/>
          <w:szCs w:val="24"/>
        </w:rPr>
        <w:t>policêntrica</w:t>
      </w:r>
      <w:proofErr w:type="spellEnd"/>
      <w:r>
        <w:rPr>
          <w:rFonts w:ascii="Times New Roman" w:eastAsia="Times New Roman" w:hAnsi="Times New Roman" w:cs="Times New Roman"/>
          <w:color w:val="000000"/>
          <w:sz w:val="24"/>
          <w:szCs w:val="24"/>
        </w:rPr>
        <w:t xml:space="preserve"> da cidade, em que os serviços se diluem ao longo do território, dentre eles os subcentros, ou bairros, Cidade Baixa e Moinhos de Ventos.</w:t>
      </w:r>
    </w:p>
    <w:p w14:paraId="4E209B62"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sidRPr="00CC7A89">
        <w:rPr>
          <w:rFonts w:ascii="Times New Roman" w:eastAsia="Times New Roman" w:hAnsi="Times New Roman" w:cs="Times New Roman"/>
          <w:color w:val="000000"/>
          <w:sz w:val="24"/>
          <w:szCs w:val="24"/>
        </w:rPr>
        <w:t>A escolha d</w:t>
      </w:r>
      <w:r>
        <w:rPr>
          <w:rFonts w:ascii="Times New Roman" w:eastAsia="Times New Roman" w:hAnsi="Times New Roman" w:cs="Times New Roman"/>
          <w:color w:val="000000"/>
          <w:sz w:val="24"/>
          <w:szCs w:val="24"/>
        </w:rPr>
        <w:t>a</w:t>
      </w:r>
      <w:r w:rsidRPr="00CC7A89">
        <w:rPr>
          <w:rFonts w:ascii="Times New Roman" w:eastAsia="Times New Roman" w:hAnsi="Times New Roman" w:cs="Times New Roman"/>
          <w:color w:val="000000"/>
          <w:sz w:val="24"/>
          <w:szCs w:val="24"/>
        </w:rPr>
        <w:t xml:space="preserve"> Cidade Baixa e Moinhos de Vento como casos de comparação</w:t>
      </w:r>
      <w:r>
        <w:rPr>
          <w:rFonts w:ascii="Times New Roman" w:eastAsia="Times New Roman" w:hAnsi="Times New Roman" w:cs="Times New Roman"/>
          <w:color w:val="000000"/>
          <w:sz w:val="24"/>
          <w:szCs w:val="24"/>
        </w:rPr>
        <w:t>, mesmo não sendo os bairros com as maiores quantidades de alvarás, é</w:t>
      </w:r>
      <w:r w:rsidRPr="00CC7A89">
        <w:rPr>
          <w:rFonts w:ascii="Times New Roman" w:eastAsia="Times New Roman" w:hAnsi="Times New Roman" w:cs="Times New Roman"/>
          <w:color w:val="000000"/>
          <w:sz w:val="24"/>
          <w:szCs w:val="24"/>
        </w:rPr>
        <w:t xml:space="preserve"> justifica</w:t>
      </w:r>
      <w:r>
        <w:rPr>
          <w:rFonts w:ascii="Times New Roman" w:eastAsia="Times New Roman" w:hAnsi="Times New Roman" w:cs="Times New Roman"/>
          <w:color w:val="000000"/>
          <w:sz w:val="24"/>
          <w:szCs w:val="24"/>
        </w:rPr>
        <w:t>da</w:t>
      </w:r>
      <w:r w:rsidRPr="00CC7A89">
        <w:rPr>
          <w:rFonts w:ascii="Times New Roman" w:eastAsia="Times New Roman" w:hAnsi="Times New Roman" w:cs="Times New Roman"/>
          <w:color w:val="000000"/>
          <w:sz w:val="24"/>
          <w:szCs w:val="24"/>
        </w:rPr>
        <w:t xml:space="preserve"> pela combinação de três critérios: ambos são reconhecidos como polos noturnos consolidados, apresentam perfis socioeconômicos contrastantes e dispõem de dados censitários que permitem a comparação entre 2000 e 2010</w:t>
      </w:r>
      <w:r>
        <w:rPr>
          <w:rFonts w:ascii="Times New Roman" w:eastAsia="Times New Roman" w:hAnsi="Times New Roman" w:cs="Times New Roman"/>
          <w:color w:val="000000"/>
          <w:sz w:val="24"/>
          <w:szCs w:val="24"/>
        </w:rPr>
        <w:t xml:space="preserve">. Além disso, representam dois padrões distintos de economia noturna em Porto Alegre. </w:t>
      </w:r>
    </w:p>
    <w:p w14:paraId="53F5DAEA"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Cidade Baixa tem origem no século XIX, quando a área era conhecida como Arraial da Baronesa. Situada em várzea abaixo do centro histórico, foi ocupada por imigrantes, artesãos e população negra, incluindo </w:t>
      </w:r>
      <w:proofErr w:type="spellStart"/>
      <w:r>
        <w:rPr>
          <w:rFonts w:ascii="Times New Roman" w:eastAsia="Times New Roman" w:hAnsi="Times New Roman" w:cs="Times New Roman"/>
          <w:color w:val="000000"/>
          <w:sz w:val="24"/>
          <w:szCs w:val="24"/>
        </w:rPr>
        <w:t>ex-escravizados</w:t>
      </w:r>
      <w:proofErr w:type="spellEnd"/>
      <w:r>
        <w:rPr>
          <w:rFonts w:ascii="Times New Roman" w:eastAsia="Times New Roman" w:hAnsi="Times New Roman" w:cs="Times New Roman"/>
          <w:color w:val="000000"/>
          <w:sz w:val="24"/>
          <w:szCs w:val="24"/>
        </w:rPr>
        <w:t>, consolidando-se como território de forte identidade cultural, diversidade social e intensa vida urbana. Até meados do século XX, o bairro preservou traços marcantes dessa formação: de um lado, a presença de imigrantes italianos vinculados a serviços especializados; de outro, a concentração de população negra, espaços marcados por recorrentes inundações. Esses territórios são centrais para a memória urbana de Porto Alegre, especialmente pela relevância de manifestações culturais populares – batuques, danças, ritmos e festas – organizadas por segmentos negros da população (CARVALHO, 2013).</w:t>
      </w:r>
    </w:p>
    <w:p w14:paraId="19DC1475"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 acordo com o Censo de 2010, a Cidade Baixa possuía 18.450 moradores. A composição etária indicava cerca de 7,5% de crianças, aproximadamente 18% de idosos e predominância de jovens e adultos. Em razão da proximidade com o Centro e com a UFRGS, o bairro atrai estudantes, inclusive vindos do interior. Os indicadores do bairro são:</w:t>
      </w:r>
    </w:p>
    <w:tbl>
      <w:tblPr>
        <w:tblpPr w:leftFromText="141" w:rightFromText="141" w:vertAnchor="text" w:tblpX="175" w:tblpY="230"/>
        <w:tblW w:w="9055" w:type="dxa"/>
        <w:tblLayout w:type="fixed"/>
        <w:tblCellMar>
          <w:left w:w="0" w:type="dxa"/>
          <w:right w:w="0" w:type="dxa"/>
        </w:tblCellMar>
        <w:tblLook w:val="0600" w:firstRow="0" w:lastRow="0" w:firstColumn="0" w:lastColumn="0" w:noHBand="1" w:noVBand="1"/>
      </w:tblPr>
      <w:tblGrid>
        <w:gridCol w:w="6299"/>
        <w:gridCol w:w="1188"/>
        <w:gridCol w:w="1568"/>
      </w:tblGrid>
      <w:tr w:rsidR="008F7561" w14:paraId="45E4F188" w14:textId="77777777" w:rsidTr="00AD3262">
        <w:trPr>
          <w:trHeight w:val="283"/>
        </w:trPr>
        <w:tc>
          <w:tcPr>
            <w:tcW w:w="6299" w:type="dxa"/>
            <w:tcBorders>
              <w:top w:val="single" w:sz="12" w:space="0" w:color="666666"/>
              <w:bottom w:val="single" w:sz="12" w:space="0" w:color="666666"/>
            </w:tcBorders>
            <w:shd w:val="clear" w:color="auto" w:fill="FFFFFF"/>
            <w:vAlign w:val="center"/>
          </w:tcPr>
          <w:p w14:paraId="2B0990FD" w14:textId="77777777" w:rsidR="008F7561" w:rsidRPr="00467B42" w:rsidRDefault="008F7561" w:rsidP="00AD3262">
            <w:pPr>
              <w:spacing w:before="100" w:line="240" w:lineRule="auto"/>
              <w:ind w:left="100" w:right="100"/>
              <w:jc w:val="both"/>
              <w:rPr>
                <w:rFonts w:ascii="Times New Roman" w:hAnsi="Times New Roman" w:cs="Times New Roman"/>
                <w:sz w:val="24"/>
                <w:szCs w:val="24"/>
                <w:highlight w:val="yellow"/>
              </w:rPr>
            </w:pPr>
            <w:r w:rsidRPr="00467B42">
              <w:rPr>
                <w:rFonts w:ascii="Times New Roman" w:hAnsi="Times New Roman" w:cs="Times New Roman"/>
                <w:sz w:val="24"/>
                <w:szCs w:val="24"/>
              </w:rPr>
              <w:t>CIDADE BAIXA</w:t>
            </w:r>
          </w:p>
        </w:tc>
        <w:tc>
          <w:tcPr>
            <w:tcW w:w="1188" w:type="dxa"/>
            <w:tcBorders>
              <w:top w:val="single" w:sz="12" w:space="0" w:color="666666"/>
              <w:bottom w:val="single" w:sz="12" w:space="0" w:color="666666"/>
            </w:tcBorders>
            <w:shd w:val="clear" w:color="auto" w:fill="FFFFFF"/>
            <w:vAlign w:val="center"/>
          </w:tcPr>
          <w:p w14:paraId="290C1480" w14:textId="77777777" w:rsidR="008F7561" w:rsidRPr="00467B42" w:rsidRDefault="008F7561" w:rsidP="00AD3262">
            <w:pPr>
              <w:spacing w:before="100"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2000</w:t>
            </w:r>
          </w:p>
        </w:tc>
        <w:tc>
          <w:tcPr>
            <w:tcW w:w="1568" w:type="dxa"/>
            <w:tcBorders>
              <w:top w:val="single" w:sz="12" w:space="0" w:color="666666"/>
              <w:bottom w:val="single" w:sz="12" w:space="0" w:color="666666"/>
            </w:tcBorders>
            <w:shd w:val="clear" w:color="auto" w:fill="FFFFFF"/>
            <w:vAlign w:val="center"/>
          </w:tcPr>
          <w:p w14:paraId="4F7B3D21" w14:textId="77777777" w:rsidR="008F7561" w:rsidRPr="00467B42" w:rsidRDefault="008F7561" w:rsidP="00AD3262">
            <w:pPr>
              <w:spacing w:before="100"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2010</w:t>
            </w:r>
          </w:p>
        </w:tc>
      </w:tr>
      <w:tr w:rsidR="008F7561" w14:paraId="0F9F576A" w14:textId="77777777" w:rsidTr="00AD3262">
        <w:trPr>
          <w:trHeight w:val="217"/>
        </w:trPr>
        <w:tc>
          <w:tcPr>
            <w:tcW w:w="6299" w:type="dxa"/>
            <w:shd w:val="clear" w:color="auto" w:fill="FFFFFF"/>
            <w:vAlign w:val="center"/>
          </w:tcPr>
          <w:p w14:paraId="7B12C060" w14:textId="77777777" w:rsidR="008F7561" w:rsidRPr="00467B42" w:rsidRDefault="008F7561" w:rsidP="00AD326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ESTABELECIMENTOS</w:t>
            </w:r>
          </w:p>
        </w:tc>
        <w:tc>
          <w:tcPr>
            <w:tcW w:w="1188" w:type="dxa"/>
            <w:shd w:val="clear" w:color="auto" w:fill="FFFFFF"/>
            <w:vAlign w:val="center"/>
          </w:tcPr>
          <w:p w14:paraId="196B1824"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62</w:t>
            </w:r>
          </w:p>
        </w:tc>
        <w:tc>
          <w:tcPr>
            <w:tcW w:w="1568" w:type="dxa"/>
            <w:shd w:val="clear" w:color="auto" w:fill="FFFFFF"/>
            <w:vAlign w:val="center"/>
          </w:tcPr>
          <w:p w14:paraId="3C89DAE5"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215</w:t>
            </w:r>
          </w:p>
        </w:tc>
      </w:tr>
      <w:tr w:rsidR="008F7561" w14:paraId="73C4214B" w14:textId="77777777" w:rsidTr="00AD3262">
        <w:trPr>
          <w:trHeight w:val="217"/>
        </w:trPr>
        <w:tc>
          <w:tcPr>
            <w:tcW w:w="6299" w:type="dxa"/>
            <w:shd w:val="clear" w:color="auto" w:fill="FFFFFF"/>
            <w:vAlign w:val="center"/>
          </w:tcPr>
          <w:p w14:paraId="6EE93746" w14:textId="77777777" w:rsidR="008F7561" w:rsidRPr="00467B42" w:rsidRDefault="008F7561" w:rsidP="00AD326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POPULAÇÃO</w:t>
            </w:r>
          </w:p>
        </w:tc>
        <w:tc>
          <w:tcPr>
            <w:tcW w:w="1188" w:type="dxa"/>
            <w:shd w:val="clear" w:color="auto" w:fill="FFFFFF"/>
            <w:vAlign w:val="center"/>
          </w:tcPr>
          <w:p w14:paraId="03FA7A5C"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18.146</w:t>
            </w:r>
          </w:p>
        </w:tc>
        <w:tc>
          <w:tcPr>
            <w:tcW w:w="1568" w:type="dxa"/>
            <w:shd w:val="clear" w:color="auto" w:fill="FFFFFF"/>
            <w:vAlign w:val="center"/>
          </w:tcPr>
          <w:p w14:paraId="3B34CDB3"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18.450</w:t>
            </w:r>
          </w:p>
        </w:tc>
      </w:tr>
      <w:tr w:rsidR="008F7561" w14:paraId="6366A352" w14:textId="77777777" w:rsidTr="00AD3262">
        <w:trPr>
          <w:trHeight w:val="217"/>
        </w:trPr>
        <w:tc>
          <w:tcPr>
            <w:tcW w:w="6299" w:type="dxa"/>
            <w:shd w:val="clear" w:color="auto" w:fill="FFFFFF"/>
            <w:vAlign w:val="center"/>
          </w:tcPr>
          <w:p w14:paraId="463E2F36" w14:textId="77777777" w:rsidR="008F7561" w:rsidRPr="00467B42" w:rsidRDefault="008F7561" w:rsidP="00AD326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IDHM</w:t>
            </w:r>
          </w:p>
        </w:tc>
        <w:tc>
          <w:tcPr>
            <w:tcW w:w="1188" w:type="dxa"/>
            <w:shd w:val="clear" w:color="auto" w:fill="FFFFFF"/>
            <w:vAlign w:val="center"/>
          </w:tcPr>
          <w:p w14:paraId="5AA5F2EC"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0,88</w:t>
            </w:r>
          </w:p>
        </w:tc>
        <w:tc>
          <w:tcPr>
            <w:tcW w:w="1568" w:type="dxa"/>
            <w:shd w:val="clear" w:color="auto" w:fill="FFFFFF"/>
            <w:vAlign w:val="center"/>
          </w:tcPr>
          <w:p w14:paraId="2B652C71"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0,93</w:t>
            </w:r>
          </w:p>
        </w:tc>
      </w:tr>
      <w:tr w:rsidR="008F7561" w14:paraId="757CC365" w14:textId="77777777" w:rsidTr="00AD3262">
        <w:trPr>
          <w:trHeight w:val="217"/>
        </w:trPr>
        <w:tc>
          <w:tcPr>
            <w:tcW w:w="6299" w:type="dxa"/>
            <w:shd w:val="clear" w:color="auto" w:fill="FFFFFF"/>
            <w:vAlign w:val="center"/>
          </w:tcPr>
          <w:p w14:paraId="73946A6F" w14:textId="77777777" w:rsidR="008F7561" w:rsidRPr="00467B42" w:rsidRDefault="008F7561" w:rsidP="00AD326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RENDA MÉDIA</w:t>
            </w:r>
          </w:p>
        </w:tc>
        <w:tc>
          <w:tcPr>
            <w:tcW w:w="1188" w:type="dxa"/>
            <w:shd w:val="clear" w:color="auto" w:fill="FFFFFF"/>
            <w:vAlign w:val="center"/>
          </w:tcPr>
          <w:p w14:paraId="1FC428E0"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2.242,88</w:t>
            </w:r>
          </w:p>
        </w:tc>
        <w:tc>
          <w:tcPr>
            <w:tcW w:w="1568" w:type="dxa"/>
            <w:shd w:val="clear" w:color="auto" w:fill="FFFFFF"/>
            <w:vAlign w:val="center"/>
          </w:tcPr>
          <w:p w14:paraId="4360D94A"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2.586,31</w:t>
            </w:r>
          </w:p>
        </w:tc>
      </w:tr>
    </w:tbl>
    <w:p w14:paraId="4E60FFE3" w14:textId="77777777" w:rsidR="008F7561" w:rsidRDefault="008F7561" w:rsidP="008F7561">
      <w:pPr>
        <w:spacing w:line="360" w:lineRule="auto"/>
        <w:ind w:firstLine="709"/>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Tabela 4 – Estatística descritiva do bairro Cidade Baixa.</w:t>
      </w:r>
    </w:p>
    <w:p w14:paraId="5955C9CC" w14:textId="7561B4BE" w:rsidR="008F7561" w:rsidRPr="00467B42" w:rsidRDefault="008F7561" w:rsidP="008F7561">
      <w:pPr>
        <w:spacing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Fonte: </w:t>
      </w:r>
      <w:proofErr w:type="spellStart"/>
      <w:r>
        <w:rPr>
          <w:rFonts w:ascii="Times New Roman" w:eastAsia="Times New Roman" w:hAnsi="Times New Roman" w:cs="Times New Roman"/>
          <w:sz w:val="16"/>
          <w:szCs w:val="16"/>
        </w:rPr>
        <w:t>ObservaPOA</w:t>
      </w:r>
      <w:proofErr w:type="spellEnd"/>
      <w:r>
        <w:rPr>
          <w:rFonts w:ascii="Times New Roman" w:eastAsia="Times New Roman" w:hAnsi="Times New Roman" w:cs="Times New Roman"/>
          <w:sz w:val="16"/>
          <w:szCs w:val="16"/>
        </w:rPr>
        <w:t xml:space="preserve"> – Dados Abertos e Censo 2000 e 2010/IBGE. Acesso em 27/04/2026</w:t>
      </w:r>
    </w:p>
    <w:p w14:paraId="4B2B7F56"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O estudo “Dois rumos na noite de Porto Alegre”, escrito por </w:t>
      </w:r>
      <w:r w:rsidRPr="00A025F3">
        <w:rPr>
          <w:rFonts w:ascii="Times New Roman" w:eastAsia="Times New Roman" w:hAnsi="Times New Roman" w:cs="Times New Roman"/>
          <w:color w:val="000000"/>
          <w:sz w:val="24"/>
          <w:szCs w:val="24"/>
        </w:rPr>
        <w:t xml:space="preserve">Luciana </w:t>
      </w:r>
      <w:proofErr w:type="spellStart"/>
      <w:r w:rsidRPr="00A025F3">
        <w:rPr>
          <w:rFonts w:ascii="Times New Roman" w:eastAsia="Times New Roman" w:hAnsi="Times New Roman" w:cs="Times New Roman"/>
          <w:color w:val="000000"/>
          <w:sz w:val="24"/>
          <w:szCs w:val="24"/>
        </w:rPr>
        <w:t>Marson</w:t>
      </w:r>
      <w:proofErr w:type="spellEnd"/>
      <w:r w:rsidRPr="00A025F3">
        <w:rPr>
          <w:rFonts w:ascii="Times New Roman" w:eastAsia="Times New Roman" w:hAnsi="Times New Roman" w:cs="Times New Roman"/>
          <w:color w:val="000000"/>
          <w:sz w:val="24"/>
          <w:szCs w:val="24"/>
        </w:rPr>
        <w:t xml:space="preserve"> Fonseca</w:t>
      </w:r>
      <w:r>
        <w:rPr>
          <w:rFonts w:ascii="Times New Roman" w:eastAsia="Times New Roman" w:hAnsi="Times New Roman" w:cs="Times New Roman"/>
          <w:color w:val="000000"/>
          <w:sz w:val="24"/>
          <w:szCs w:val="24"/>
        </w:rPr>
        <w:t xml:space="preserve"> (2006), classifica a Cidade Baixa em quatro subespaços principais – Redenção, Artes, Antigo e Extremo – que compartilham características gerais, mas também apresentam diferenças internas. Embora seja um bairro antigo, a Cidade Baixa preserva elementos históricos relevantes, como o uso intenso das calçadas e a forte dinâmica noturna, associada a manifestações culturais, entre elas o carnaval de rua.</w:t>
      </w:r>
    </w:p>
    <w:p w14:paraId="5EC0D31E"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Os bares com música ao vivo aparecem em maior número no subespaço Extremo, que se destaca pelo caráter eclético da oferta noturna, reunindo também danceterias e botecos. No subespaço Artes, embora o número total de estabelecimentos seja menor, também há diversidade de tipologias. Já os subespaços Antigo e Redenção apresentam composição mais homogênea, com predominância de bares. A dinâmica temporal também varia entre os subespaços: no Extremo, o movimento tende a começar mais tarde e a se prolongar por mais tempo, possivelmente em função da maior presença de música ao vivo e casas de dança, e da menor proporção de imóveis residenciais, o que reduz conflitos imediatos relacionados ao ruído (FONSECA, 2006).</w:t>
      </w:r>
    </w:p>
    <w:p w14:paraId="26700DAD"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Outro fenômeno marcante, observado especificamente na Cidade Baixa, é a concentração de pessoas nas calçadas em frente aos bares. Nesses pontos, a calçada passa a funcionar como extensão dos estabelecimentos. Em noites de clima favorável, a permanência de público em pé na via pública pode variar entre 100 e 150 pessoas (FONSECA, 2006).</w:t>
      </w:r>
    </w:p>
    <w:p w14:paraId="1C396550" w14:textId="4D87BDBF" w:rsidR="00DB45C3" w:rsidRDefault="008F7561" w:rsidP="00DB45C3">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 atualidade, o bairro se consolida como polo noturno popular, boêmio e estudantil, com intensa presença de bares, restaurantes e espaços culturais. A localização próxima ao campus central da UFRGS, ao Centro Histórico e a corredores de transporte coletivo amplia a acessibilidade e reforça sua atratividade para públicos jovens, elevando a densidade de estabelecimentos voltados ao lazer e ao consumo em horários noturnos. Além disso, a diversidade de usos (residencial, comercial e cultural) cria um ambiente propício à circulação de pessoas e à manutenção de fluxos econômicos ao longo do dia e da noite (FONSECA, 2006). Em 2010, foram registrados cerca de 215 estabelecimentos formais com características de comércio noturno, frente a 62 em 2000; considerando atividades informais, esse total tende a ser ainda maior. De acordo com os dados do cadastro de alvarás, as principais atividades com licenciamento são:</w:t>
      </w:r>
    </w:p>
    <w:p w14:paraId="6B872B84" w14:textId="77777777" w:rsidR="00DB45C3" w:rsidRDefault="00DB45C3" w:rsidP="00DB45C3">
      <w:pPr>
        <w:spacing w:after="0" w:line="360" w:lineRule="auto"/>
        <w:ind w:firstLine="709"/>
        <w:jc w:val="both"/>
        <w:rPr>
          <w:rFonts w:ascii="Times New Roman" w:eastAsia="Times New Roman" w:hAnsi="Times New Roman" w:cs="Times New Roman"/>
          <w:color w:val="000000"/>
          <w:sz w:val="24"/>
          <w:szCs w:val="24"/>
        </w:rPr>
      </w:pPr>
    </w:p>
    <w:p w14:paraId="033F0143" w14:textId="23201EF0" w:rsidR="00DB45C3" w:rsidRDefault="00DB45C3" w:rsidP="00467B42">
      <w:pPr>
        <w:spacing w:after="0" w:line="360" w:lineRule="auto"/>
        <w:ind w:firstLine="709"/>
        <w:jc w:val="both"/>
        <w:rPr>
          <w:rFonts w:ascii="Times New Roman" w:eastAsia="Times New Roman" w:hAnsi="Times New Roman" w:cs="Times New Roman"/>
          <w:color w:val="000000"/>
          <w:sz w:val="24"/>
          <w:szCs w:val="24"/>
        </w:rPr>
      </w:pPr>
    </w:p>
    <w:p w14:paraId="224FAE7D" w14:textId="65E5BEF5" w:rsidR="00DB45C3" w:rsidRDefault="00DB45C3" w:rsidP="00467B42">
      <w:pPr>
        <w:spacing w:after="0" w:line="360" w:lineRule="auto"/>
        <w:ind w:firstLine="709"/>
        <w:jc w:val="both"/>
        <w:rPr>
          <w:rFonts w:ascii="Times New Roman" w:eastAsia="Times New Roman" w:hAnsi="Times New Roman" w:cs="Times New Roman"/>
          <w:color w:val="000000"/>
          <w:sz w:val="24"/>
          <w:szCs w:val="24"/>
        </w:rPr>
      </w:pPr>
    </w:p>
    <w:p w14:paraId="39DBBD22" w14:textId="77777777" w:rsidR="00DB45C3" w:rsidRDefault="00DB45C3" w:rsidP="00467B42">
      <w:pPr>
        <w:spacing w:after="0" w:line="360" w:lineRule="auto"/>
        <w:ind w:firstLine="709"/>
        <w:jc w:val="both"/>
        <w:rPr>
          <w:rFonts w:ascii="Times New Roman" w:eastAsia="Times New Roman" w:hAnsi="Times New Roman" w:cs="Times New Roman"/>
          <w:color w:val="000000"/>
          <w:sz w:val="24"/>
          <w:szCs w:val="24"/>
        </w:rPr>
      </w:pPr>
    </w:p>
    <w:tbl>
      <w:tblPr>
        <w:tblpPr w:leftFromText="141" w:rightFromText="141" w:vertAnchor="text" w:horzAnchor="margin" w:tblpY="295"/>
        <w:tblW w:w="9055" w:type="dxa"/>
        <w:tblLayout w:type="fixed"/>
        <w:tblCellMar>
          <w:left w:w="0" w:type="dxa"/>
          <w:right w:w="0" w:type="dxa"/>
        </w:tblCellMar>
        <w:tblLook w:val="0600" w:firstRow="0" w:lastRow="0" w:firstColumn="0" w:lastColumn="0" w:noHBand="1" w:noVBand="1"/>
      </w:tblPr>
      <w:tblGrid>
        <w:gridCol w:w="6299"/>
        <w:gridCol w:w="1188"/>
        <w:gridCol w:w="1568"/>
      </w:tblGrid>
      <w:tr w:rsidR="00DB45C3" w:rsidRPr="00467B42" w14:paraId="203B3C71" w14:textId="77777777" w:rsidTr="00DB45C3">
        <w:trPr>
          <w:trHeight w:val="283"/>
        </w:trPr>
        <w:tc>
          <w:tcPr>
            <w:tcW w:w="6299" w:type="dxa"/>
            <w:tcBorders>
              <w:top w:val="single" w:sz="12" w:space="0" w:color="666666"/>
              <w:bottom w:val="single" w:sz="12" w:space="0" w:color="666666"/>
            </w:tcBorders>
            <w:shd w:val="clear" w:color="auto" w:fill="FFFFFF"/>
            <w:vAlign w:val="center"/>
          </w:tcPr>
          <w:p w14:paraId="74070D78" w14:textId="77777777" w:rsidR="00DB45C3" w:rsidRPr="00467B42" w:rsidRDefault="00DB45C3" w:rsidP="00DB45C3">
            <w:pPr>
              <w:spacing w:before="100" w:line="240" w:lineRule="auto"/>
              <w:ind w:left="100" w:right="100"/>
              <w:jc w:val="both"/>
              <w:rPr>
                <w:rFonts w:ascii="Times New Roman" w:hAnsi="Times New Roman" w:cs="Times New Roman"/>
                <w:sz w:val="24"/>
                <w:szCs w:val="24"/>
                <w:highlight w:val="yellow"/>
              </w:rPr>
            </w:pPr>
            <w:r w:rsidRPr="00467B42">
              <w:rPr>
                <w:rFonts w:ascii="Times New Roman" w:hAnsi="Times New Roman" w:cs="Times New Roman"/>
                <w:sz w:val="24"/>
                <w:szCs w:val="24"/>
              </w:rPr>
              <w:lastRenderedPageBreak/>
              <w:t>ATIVIDADES</w:t>
            </w:r>
          </w:p>
        </w:tc>
        <w:tc>
          <w:tcPr>
            <w:tcW w:w="1188" w:type="dxa"/>
            <w:tcBorders>
              <w:top w:val="single" w:sz="12" w:space="0" w:color="666666"/>
              <w:bottom w:val="single" w:sz="12" w:space="0" w:color="666666"/>
            </w:tcBorders>
            <w:shd w:val="clear" w:color="auto" w:fill="FFFFFF"/>
            <w:vAlign w:val="center"/>
          </w:tcPr>
          <w:p w14:paraId="4D9CBC10" w14:textId="77777777" w:rsidR="00DB45C3" w:rsidRPr="00467B42" w:rsidRDefault="00DB45C3" w:rsidP="00DB45C3">
            <w:pPr>
              <w:spacing w:before="100"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2000</w:t>
            </w:r>
          </w:p>
        </w:tc>
        <w:tc>
          <w:tcPr>
            <w:tcW w:w="1568" w:type="dxa"/>
            <w:tcBorders>
              <w:top w:val="single" w:sz="12" w:space="0" w:color="666666"/>
              <w:bottom w:val="single" w:sz="12" w:space="0" w:color="666666"/>
            </w:tcBorders>
            <w:shd w:val="clear" w:color="auto" w:fill="FFFFFF"/>
            <w:vAlign w:val="center"/>
          </w:tcPr>
          <w:p w14:paraId="10E79B3D" w14:textId="77777777" w:rsidR="00DB45C3" w:rsidRPr="00467B42" w:rsidRDefault="00DB45C3" w:rsidP="00DB45C3">
            <w:pPr>
              <w:spacing w:before="100"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2010</w:t>
            </w:r>
          </w:p>
        </w:tc>
      </w:tr>
      <w:tr w:rsidR="00DB45C3" w:rsidRPr="00467B42" w14:paraId="33DF3F27" w14:textId="77777777" w:rsidTr="00DB45C3">
        <w:trPr>
          <w:trHeight w:val="217"/>
        </w:trPr>
        <w:tc>
          <w:tcPr>
            <w:tcW w:w="6299" w:type="dxa"/>
            <w:shd w:val="clear" w:color="auto" w:fill="FFFFFF"/>
            <w:vAlign w:val="center"/>
          </w:tcPr>
          <w:p w14:paraId="1B8A8741" w14:textId="77777777" w:rsidR="00DB45C3" w:rsidRPr="00467B42" w:rsidRDefault="00DB45C3" w:rsidP="00DB45C3">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BAR</w:t>
            </w:r>
          </w:p>
        </w:tc>
        <w:tc>
          <w:tcPr>
            <w:tcW w:w="1188" w:type="dxa"/>
            <w:shd w:val="clear" w:color="auto" w:fill="FFFFFF"/>
            <w:vAlign w:val="center"/>
          </w:tcPr>
          <w:p w14:paraId="2C73980A" w14:textId="77777777" w:rsidR="00DB45C3" w:rsidRPr="00467B42" w:rsidRDefault="00DB45C3" w:rsidP="00DB45C3">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13</w:t>
            </w:r>
          </w:p>
        </w:tc>
        <w:tc>
          <w:tcPr>
            <w:tcW w:w="1568" w:type="dxa"/>
            <w:shd w:val="clear" w:color="auto" w:fill="FFFFFF"/>
            <w:vAlign w:val="center"/>
          </w:tcPr>
          <w:p w14:paraId="699C7FC9" w14:textId="77777777" w:rsidR="00DB45C3" w:rsidRPr="00467B42" w:rsidRDefault="00DB45C3" w:rsidP="00DB45C3">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68</w:t>
            </w:r>
          </w:p>
        </w:tc>
      </w:tr>
      <w:tr w:rsidR="00DB45C3" w:rsidRPr="00467B42" w14:paraId="791BD01A" w14:textId="77777777" w:rsidTr="00DB45C3">
        <w:trPr>
          <w:trHeight w:val="217"/>
        </w:trPr>
        <w:tc>
          <w:tcPr>
            <w:tcW w:w="6299" w:type="dxa"/>
            <w:shd w:val="clear" w:color="auto" w:fill="FFFFFF"/>
            <w:vAlign w:val="center"/>
          </w:tcPr>
          <w:p w14:paraId="16867BAF" w14:textId="77777777" w:rsidR="00DB45C3" w:rsidRPr="00467B42" w:rsidRDefault="00DB45C3" w:rsidP="00DB45C3">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 xml:space="preserve">RESTAURANTE </w:t>
            </w:r>
          </w:p>
        </w:tc>
        <w:tc>
          <w:tcPr>
            <w:tcW w:w="1188" w:type="dxa"/>
            <w:shd w:val="clear" w:color="auto" w:fill="FFFFFF"/>
            <w:vAlign w:val="center"/>
          </w:tcPr>
          <w:p w14:paraId="4043AB1C" w14:textId="77777777" w:rsidR="00DB45C3" w:rsidRPr="00467B42" w:rsidRDefault="00DB45C3" w:rsidP="00DB45C3">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18</w:t>
            </w:r>
          </w:p>
        </w:tc>
        <w:tc>
          <w:tcPr>
            <w:tcW w:w="1568" w:type="dxa"/>
            <w:shd w:val="clear" w:color="auto" w:fill="FFFFFF"/>
            <w:vAlign w:val="center"/>
          </w:tcPr>
          <w:p w14:paraId="7F083665" w14:textId="77777777" w:rsidR="00DB45C3" w:rsidRPr="00467B42" w:rsidRDefault="00DB45C3" w:rsidP="00DB45C3">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60</w:t>
            </w:r>
          </w:p>
        </w:tc>
      </w:tr>
      <w:tr w:rsidR="00DB45C3" w:rsidRPr="00467B42" w14:paraId="6822BEDB" w14:textId="77777777" w:rsidTr="00DB45C3">
        <w:trPr>
          <w:trHeight w:val="217"/>
        </w:trPr>
        <w:tc>
          <w:tcPr>
            <w:tcW w:w="6299" w:type="dxa"/>
            <w:shd w:val="clear" w:color="auto" w:fill="FFFFFF"/>
            <w:vAlign w:val="center"/>
          </w:tcPr>
          <w:p w14:paraId="3B0B68C3" w14:textId="77777777" w:rsidR="00DB45C3" w:rsidRPr="00467B42" w:rsidRDefault="00DB45C3" w:rsidP="00DB45C3">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CAFÉS</w:t>
            </w:r>
          </w:p>
        </w:tc>
        <w:tc>
          <w:tcPr>
            <w:tcW w:w="1188" w:type="dxa"/>
            <w:shd w:val="clear" w:color="auto" w:fill="FFFFFF"/>
            <w:vAlign w:val="center"/>
          </w:tcPr>
          <w:p w14:paraId="3FBEC94C" w14:textId="77777777" w:rsidR="00DB45C3" w:rsidRPr="00467B42" w:rsidRDefault="00DB45C3" w:rsidP="00DB45C3">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8</w:t>
            </w:r>
          </w:p>
        </w:tc>
        <w:tc>
          <w:tcPr>
            <w:tcW w:w="1568" w:type="dxa"/>
            <w:shd w:val="clear" w:color="auto" w:fill="FFFFFF"/>
            <w:vAlign w:val="center"/>
          </w:tcPr>
          <w:p w14:paraId="153D34E4" w14:textId="77777777" w:rsidR="00DB45C3" w:rsidRPr="00467B42" w:rsidRDefault="00DB45C3" w:rsidP="00DB45C3">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18</w:t>
            </w:r>
          </w:p>
        </w:tc>
      </w:tr>
      <w:tr w:rsidR="00DB45C3" w:rsidRPr="00467B42" w14:paraId="30BB9F8E" w14:textId="77777777" w:rsidTr="00DB45C3">
        <w:trPr>
          <w:trHeight w:val="217"/>
        </w:trPr>
        <w:tc>
          <w:tcPr>
            <w:tcW w:w="6299" w:type="dxa"/>
            <w:shd w:val="clear" w:color="auto" w:fill="FFFFFF"/>
            <w:vAlign w:val="center"/>
          </w:tcPr>
          <w:p w14:paraId="1800C1F6" w14:textId="77777777" w:rsidR="00DB45C3" w:rsidRPr="00467B42" w:rsidRDefault="00DB45C3" w:rsidP="00DB45C3">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CASAS NOTURNAS</w:t>
            </w:r>
          </w:p>
        </w:tc>
        <w:tc>
          <w:tcPr>
            <w:tcW w:w="1188" w:type="dxa"/>
            <w:shd w:val="clear" w:color="auto" w:fill="FFFFFF"/>
            <w:vAlign w:val="center"/>
          </w:tcPr>
          <w:p w14:paraId="701DAB25" w14:textId="77777777" w:rsidR="00DB45C3" w:rsidRPr="00467B42" w:rsidRDefault="00DB45C3" w:rsidP="00DB45C3">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0</w:t>
            </w:r>
          </w:p>
        </w:tc>
        <w:tc>
          <w:tcPr>
            <w:tcW w:w="1568" w:type="dxa"/>
            <w:shd w:val="clear" w:color="auto" w:fill="FFFFFF"/>
            <w:vAlign w:val="center"/>
          </w:tcPr>
          <w:p w14:paraId="3D3B8DCC" w14:textId="77777777" w:rsidR="00DB45C3" w:rsidRPr="00467B42" w:rsidRDefault="00DB45C3" w:rsidP="00DB45C3">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w:t>
            </w:r>
          </w:p>
        </w:tc>
      </w:tr>
    </w:tbl>
    <w:p w14:paraId="206D30DB" w14:textId="77777777" w:rsidR="008F7561" w:rsidRDefault="008F7561" w:rsidP="008F7561">
      <w:pPr>
        <w:spacing w:line="360" w:lineRule="auto"/>
        <w:ind w:firstLine="709"/>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Tabela 5 – Principais Atividades da Cidade Baixa.</w:t>
      </w:r>
    </w:p>
    <w:p w14:paraId="1FF5DB22" w14:textId="77777777" w:rsidR="008F7561" w:rsidRDefault="008F7561" w:rsidP="008F7561">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16"/>
          <w:szCs w:val="16"/>
        </w:rPr>
        <w:t xml:space="preserve">Fonte: </w:t>
      </w:r>
      <w:proofErr w:type="spellStart"/>
      <w:r>
        <w:rPr>
          <w:rFonts w:ascii="Times New Roman" w:eastAsia="Times New Roman" w:hAnsi="Times New Roman" w:cs="Times New Roman"/>
          <w:sz w:val="16"/>
          <w:szCs w:val="16"/>
        </w:rPr>
        <w:t>ObservaPOA</w:t>
      </w:r>
      <w:proofErr w:type="spellEnd"/>
      <w:r>
        <w:rPr>
          <w:rFonts w:ascii="Times New Roman" w:eastAsia="Times New Roman" w:hAnsi="Times New Roman" w:cs="Times New Roman"/>
          <w:sz w:val="16"/>
          <w:szCs w:val="16"/>
        </w:rPr>
        <w:t xml:space="preserve"> – Dados Abertos. Acesso em 27/04/2026</w:t>
      </w:r>
    </w:p>
    <w:p w14:paraId="35E45BBA"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Por outro lado, o bairro Moinhos de Vento representa uma centralidade noturna associada a padrões de consumo mais seletivos e a serviços de maior valor agregado. Conforme Fonseca (2006), a oferta local tende a se orientar para restaurantes e bares de alto padrão, hotelaria e estabelecimentos voltados a públicos de renda mais alta. Esse perfil se relaciona à valorização imobiliária, à qualificação da infraestrutura urbana e à composição socioeconômica do bairro, elementos que condicionam tanto o tipo de empreendimento economicamente viável quanto o público consumidor predominante.</w:t>
      </w:r>
    </w:p>
    <w:p w14:paraId="149FC723" w14:textId="5B61A4E5"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Embora tenha sido oficializado em 1959, o Moinhos de Vento possui raízes históricas na segunda metade do século XVIII, quando a área era conhecida como Caminho dos Moinhos e vinculada à presença de moinhos de vento instalados por antigos moradores da cidade. Em sua configuração inicial, predominavam chácaras e grandes propriedades, com destaque para a família </w:t>
      </w:r>
      <w:proofErr w:type="spellStart"/>
      <w:r>
        <w:rPr>
          <w:rFonts w:ascii="Times New Roman" w:eastAsia="Times New Roman" w:hAnsi="Times New Roman" w:cs="Times New Roman"/>
          <w:color w:val="000000"/>
          <w:sz w:val="24"/>
          <w:szCs w:val="24"/>
        </w:rPr>
        <w:t>Mostardeiro</w:t>
      </w:r>
      <w:proofErr w:type="spellEnd"/>
      <w:r>
        <w:rPr>
          <w:rFonts w:ascii="Times New Roman" w:eastAsia="Times New Roman" w:hAnsi="Times New Roman" w:cs="Times New Roman"/>
          <w:color w:val="000000"/>
          <w:sz w:val="24"/>
          <w:szCs w:val="24"/>
        </w:rPr>
        <w:t xml:space="preserve">, que posteriormente deu nome </w:t>
      </w:r>
      <w:proofErr w:type="spellStart"/>
      <w:r w:rsidR="0003353E">
        <w:rPr>
          <w:rFonts w:ascii="Times New Roman" w:eastAsia="Times New Roman" w:hAnsi="Times New Roman" w:cs="Times New Roman"/>
          <w:color w:val="000000"/>
          <w:sz w:val="24"/>
          <w:szCs w:val="24"/>
        </w:rPr>
        <w:t>a</w:t>
      </w:r>
      <w:proofErr w:type="spellEnd"/>
      <w:r>
        <w:rPr>
          <w:rFonts w:ascii="Times New Roman" w:eastAsia="Times New Roman" w:hAnsi="Times New Roman" w:cs="Times New Roman"/>
          <w:color w:val="000000"/>
          <w:sz w:val="24"/>
          <w:szCs w:val="24"/>
        </w:rPr>
        <w:t xml:space="preserve"> importantes vias locais. Ao longo do século XIX e início do XX, esse território foi progressivamente incorporado à malha urbana, mantendo, contudo, uma ocupação de perfil social elevado (FONSECA, 2006). Os indicadores do bairro são:</w:t>
      </w:r>
    </w:p>
    <w:tbl>
      <w:tblPr>
        <w:tblStyle w:val="Tabelacomgrade"/>
        <w:tblW w:w="9395" w:type="dxa"/>
        <w:tblInd w:w="-5" w:type="dxa"/>
        <w:tblLayout w:type="fixed"/>
        <w:tblLook w:val="04A0" w:firstRow="1" w:lastRow="0" w:firstColumn="1" w:lastColumn="0" w:noHBand="0" w:noVBand="1"/>
      </w:tblPr>
      <w:tblGrid>
        <w:gridCol w:w="9395"/>
      </w:tblGrid>
      <w:tr w:rsidR="008F7561" w14:paraId="3EE8642D" w14:textId="77777777" w:rsidTr="00AD3262">
        <w:trPr>
          <w:trHeight w:val="60"/>
        </w:trPr>
        <w:tc>
          <w:tcPr>
            <w:tcW w:w="9395" w:type="dxa"/>
            <w:tcBorders>
              <w:top w:val="nil"/>
              <w:left w:val="nil"/>
              <w:bottom w:val="nil"/>
              <w:right w:val="nil"/>
            </w:tcBorders>
          </w:tcPr>
          <w:p w14:paraId="50A75804" w14:textId="77777777" w:rsidR="008F7561" w:rsidRDefault="008F7561" w:rsidP="00AD3262">
            <w:pPr>
              <w:spacing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Tabela 6 – Estatística descritiva do bairro Moinhos de Vento.</w:t>
            </w:r>
          </w:p>
        </w:tc>
      </w:tr>
      <w:tr w:rsidR="008F7561" w14:paraId="474AE018" w14:textId="77777777" w:rsidTr="00AD3262">
        <w:tc>
          <w:tcPr>
            <w:tcW w:w="9395" w:type="dxa"/>
            <w:tcBorders>
              <w:top w:val="nil"/>
              <w:left w:val="nil"/>
              <w:bottom w:val="nil"/>
              <w:right w:val="nil"/>
            </w:tcBorders>
          </w:tcPr>
          <w:tbl>
            <w:tblPr>
              <w:tblpPr w:leftFromText="141" w:rightFromText="141" w:vertAnchor="text" w:horzAnchor="margin" w:tblpY="-177"/>
              <w:tblOverlap w:val="never"/>
              <w:tblW w:w="9055" w:type="dxa"/>
              <w:tblLayout w:type="fixed"/>
              <w:tblCellMar>
                <w:left w:w="0" w:type="dxa"/>
                <w:right w:w="0" w:type="dxa"/>
              </w:tblCellMar>
              <w:tblLook w:val="0600" w:firstRow="0" w:lastRow="0" w:firstColumn="0" w:lastColumn="0" w:noHBand="1" w:noVBand="1"/>
            </w:tblPr>
            <w:tblGrid>
              <w:gridCol w:w="6299"/>
              <w:gridCol w:w="1188"/>
              <w:gridCol w:w="1568"/>
            </w:tblGrid>
            <w:tr w:rsidR="008F7561" w14:paraId="2074E79E" w14:textId="77777777" w:rsidTr="00AD3262">
              <w:trPr>
                <w:trHeight w:val="283"/>
              </w:trPr>
              <w:tc>
                <w:tcPr>
                  <w:tcW w:w="6299" w:type="dxa"/>
                  <w:tcBorders>
                    <w:top w:val="single" w:sz="12" w:space="0" w:color="666666"/>
                    <w:bottom w:val="single" w:sz="12" w:space="0" w:color="666666"/>
                  </w:tcBorders>
                  <w:shd w:val="clear" w:color="auto" w:fill="FFFFFF"/>
                  <w:vAlign w:val="center"/>
                </w:tcPr>
                <w:p w14:paraId="7457DA33" w14:textId="77777777" w:rsidR="008F7561" w:rsidRPr="00467B42" w:rsidRDefault="008F7561" w:rsidP="00AD3262">
                  <w:pPr>
                    <w:spacing w:before="100" w:line="240" w:lineRule="auto"/>
                    <w:ind w:left="100" w:right="100"/>
                    <w:jc w:val="both"/>
                    <w:rPr>
                      <w:rFonts w:ascii="Times New Roman" w:hAnsi="Times New Roman" w:cs="Times New Roman"/>
                      <w:sz w:val="24"/>
                      <w:szCs w:val="24"/>
                      <w:highlight w:val="yellow"/>
                    </w:rPr>
                  </w:pPr>
                  <w:r w:rsidRPr="00467B42">
                    <w:rPr>
                      <w:rFonts w:ascii="Times New Roman" w:hAnsi="Times New Roman" w:cs="Times New Roman"/>
                      <w:sz w:val="24"/>
                      <w:szCs w:val="24"/>
                    </w:rPr>
                    <w:t>MOINHOS DE VENTO</w:t>
                  </w:r>
                </w:p>
              </w:tc>
              <w:tc>
                <w:tcPr>
                  <w:tcW w:w="1188" w:type="dxa"/>
                  <w:tcBorders>
                    <w:top w:val="single" w:sz="12" w:space="0" w:color="666666"/>
                    <w:bottom w:val="single" w:sz="12" w:space="0" w:color="666666"/>
                  </w:tcBorders>
                  <w:shd w:val="clear" w:color="auto" w:fill="FFFFFF"/>
                  <w:vAlign w:val="center"/>
                </w:tcPr>
                <w:p w14:paraId="695ADE25" w14:textId="77777777" w:rsidR="008F7561" w:rsidRPr="00467B42" w:rsidRDefault="008F7561" w:rsidP="00AD3262">
                  <w:pPr>
                    <w:spacing w:before="100"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2000</w:t>
                  </w:r>
                </w:p>
              </w:tc>
              <w:tc>
                <w:tcPr>
                  <w:tcW w:w="1568" w:type="dxa"/>
                  <w:tcBorders>
                    <w:top w:val="single" w:sz="12" w:space="0" w:color="666666"/>
                    <w:bottom w:val="single" w:sz="12" w:space="0" w:color="666666"/>
                  </w:tcBorders>
                  <w:shd w:val="clear" w:color="auto" w:fill="FFFFFF"/>
                  <w:vAlign w:val="center"/>
                </w:tcPr>
                <w:p w14:paraId="5E0928F3" w14:textId="77777777" w:rsidR="008F7561" w:rsidRPr="00467B42" w:rsidRDefault="008F7561" w:rsidP="00AD3262">
                  <w:pPr>
                    <w:spacing w:before="100"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2010</w:t>
                  </w:r>
                </w:p>
              </w:tc>
            </w:tr>
            <w:tr w:rsidR="008F7561" w14:paraId="0123C59E" w14:textId="77777777" w:rsidTr="00AD3262">
              <w:trPr>
                <w:trHeight w:val="217"/>
              </w:trPr>
              <w:tc>
                <w:tcPr>
                  <w:tcW w:w="6299" w:type="dxa"/>
                  <w:shd w:val="clear" w:color="auto" w:fill="FFFFFF"/>
                  <w:vAlign w:val="center"/>
                </w:tcPr>
                <w:p w14:paraId="3FE65D1C" w14:textId="77777777" w:rsidR="008F7561" w:rsidRPr="00467B42" w:rsidRDefault="008F7561" w:rsidP="00AD326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ESTABELECIMENTOS</w:t>
                  </w:r>
                </w:p>
              </w:tc>
              <w:tc>
                <w:tcPr>
                  <w:tcW w:w="1188" w:type="dxa"/>
                  <w:shd w:val="clear" w:color="auto" w:fill="FFFFFF"/>
                  <w:vAlign w:val="center"/>
                </w:tcPr>
                <w:p w14:paraId="038EC44E"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64</w:t>
                  </w:r>
                </w:p>
              </w:tc>
              <w:tc>
                <w:tcPr>
                  <w:tcW w:w="1568" w:type="dxa"/>
                  <w:shd w:val="clear" w:color="auto" w:fill="FFFFFF"/>
                  <w:vAlign w:val="center"/>
                </w:tcPr>
                <w:p w14:paraId="170DA29B"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200</w:t>
                  </w:r>
                </w:p>
              </w:tc>
            </w:tr>
            <w:tr w:rsidR="008F7561" w14:paraId="6B0BAF4E" w14:textId="77777777" w:rsidTr="00AD3262">
              <w:trPr>
                <w:trHeight w:val="217"/>
              </w:trPr>
              <w:tc>
                <w:tcPr>
                  <w:tcW w:w="6299" w:type="dxa"/>
                  <w:shd w:val="clear" w:color="auto" w:fill="FFFFFF"/>
                  <w:vAlign w:val="center"/>
                </w:tcPr>
                <w:p w14:paraId="5460DF71" w14:textId="77777777" w:rsidR="008F7561" w:rsidRPr="00467B42" w:rsidRDefault="008F7561" w:rsidP="00AD326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POPULAÇÃO</w:t>
                  </w:r>
                </w:p>
              </w:tc>
              <w:tc>
                <w:tcPr>
                  <w:tcW w:w="1188" w:type="dxa"/>
                  <w:shd w:val="clear" w:color="auto" w:fill="FFFFFF"/>
                  <w:vAlign w:val="center"/>
                </w:tcPr>
                <w:p w14:paraId="2368CFDD"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8.067</w:t>
                  </w:r>
                </w:p>
              </w:tc>
              <w:tc>
                <w:tcPr>
                  <w:tcW w:w="1568" w:type="dxa"/>
                  <w:shd w:val="clear" w:color="auto" w:fill="FFFFFF"/>
                  <w:vAlign w:val="center"/>
                </w:tcPr>
                <w:p w14:paraId="06FB201D"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7.264</w:t>
                  </w:r>
                </w:p>
              </w:tc>
            </w:tr>
            <w:tr w:rsidR="008F7561" w14:paraId="0122CA2B" w14:textId="77777777" w:rsidTr="00AD3262">
              <w:trPr>
                <w:trHeight w:val="217"/>
              </w:trPr>
              <w:tc>
                <w:tcPr>
                  <w:tcW w:w="6299" w:type="dxa"/>
                  <w:shd w:val="clear" w:color="auto" w:fill="FFFFFF"/>
                  <w:vAlign w:val="center"/>
                </w:tcPr>
                <w:p w14:paraId="3A513B12" w14:textId="77777777" w:rsidR="008F7561" w:rsidRPr="00467B42" w:rsidRDefault="008F7561" w:rsidP="00AD326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IDHM</w:t>
                  </w:r>
                </w:p>
              </w:tc>
              <w:tc>
                <w:tcPr>
                  <w:tcW w:w="1188" w:type="dxa"/>
                  <w:shd w:val="clear" w:color="auto" w:fill="FFFFFF"/>
                  <w:vAlign w:val="center"/>
                </w:tcPr>
                <w:p w14:paraId="59540591"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0,93</w:t>
                  </w:r>
                </w:p>
              </w:tc>
              <w:tc>
                <w:tcPr>
                  <w:tcW w:w="1568" w:type="dxa"/>
                  <w:shd w:val="clear" w:color="auto" w:fill="FFFFFF"/>
                  <w:vAlign w:val="center"/>
                </w:tcPr>
                <w:p w14:paraId="07667853"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0,96</w:t>
                  </w:r>
                </w:p>
              </w:tc>
            </w:tr>
            <w:tr w:rsidR="008F7561" w14:paraId="6B69B5DF" w14:textId="77777777" w:rsidTr="00AD3262">
              <w:trPr>
                <w:trHeight w:val="217"/>
              </w:trPr>
              <w:tc>
                <w:tcPr>
                  <w:tcW w:w="6299" w:type="dxa"/>
                  <w:shd w:val="clear" w:color="auto" w:fill="FFFFFF"/>
                  <w:vAlign w:val="center"/>
                </w:tcPr>
                <w:p w14:paraId="2EB28813" w14:textId="77777777" w:rsidR="008F7561" w:rsidRPr="00467B42" w:rsidRDefault="008F7561" w:rsidP="00AD3262">
                  <w:pPr>
                    <w:spacing w:line="240" w:lineRule="auto"/>
                    <w:ind w:left="100" w:right="100"/>
                    <w:jc w:val="both"/>
                    <w:rPr>
                      <w:rFonts w:ascii="Times New Roman" w:hAnsi="Times New Roman" w:cs="Times New Roman"/>
                      <w:sz w:val="24"/>
                      <w:szCs w:val="24"/>
                    </w:rPr>
                  </w:pPr>
                  <w:r w:rsidRPr="00467B42">
                    <w:rPr>
                      <w:rFonts w:ascii="Times New Roman" w:hAnsi="Times New Roman" w:cs="Times New Roman"/>
                      <w:sz w:val="24"/>
                      <w:szCs w:val="24"/>
                    </w:rPr>
                    <w:t>RENDA MÉDIA</w:t>
                  </w:r>
                </w:p>
              </w:tc>
              <w:tc>
                <w:tcPr>
                  <w:tcW w:w="1188" w:type="dxa"/>
                  <w:shd w:val="clear" w:color="auto" w:fill="FFFFFF"/>
                  <w:vAlign w:val="center"/>
                </w:tcPr>
                <w:p w14:paraId="121AFA14"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4641,00</w:t>
                  </w:r>
                </w:p>
              </w:tc>
              <w:tc>
                <w:tcPr>
                  <w:tcW w:w="1568" w:type="dxa"/>
                  <w:shd w:val="clear" w:color="auto" w:fill="FFFFFF"/>
                  <w:vAlign w:val="center"/>
                </w:tcPr>
                <w:p w14:paraId="2FF88096" w14:textId="77777777" w:rsidR="008F7561" w:rsidRPr="00467B42" w:rsidRDefault="008F7561" w:rsidP="00AD3262">
                  <w:pPr>
                    <w:spacing w:line="240" w:lineRule="auto"/>
                    <w:ind w:left="100" w:right="100"/>
                    <w:jc w:val="right"/>
                    <w:rPr>
                      <w:rFonts w:ascii="Times New Roman" w:hAnsi="Times New Roman" w:cs="Times New Roman"/>
                      <w:sz w:val="24"/>
                      <w:szCs w:val="24"/>
                    </w:rPr>
                  </w:pPr>
                  <w:r w:rsidRPr="00467B42">
                    <w:rPr>
                      <w:rFonts w:ascii="Times New Roman" w:hAnsi="Times New Roman" w:cs="Times New Roman"/>
                      <w:sz w:val="24"/>
                      <w:szCs w:val="24"/>
                    </w:rPr>
                    <w:t>7216,42</w:t>
                  </w:r>
                </w:p>
              </w:tc>
            </w:tr>
          </w:tbl>
          <w:p w14:paraId="5173171F" w14:textId="77777777" w:rsidR="008F7561" w:rsidRDefault="008F7561" w:rsidP="00AD3262">
            <w:pPr>
              <w:spacing w:line="360" w:lineRule="auto"/>
              <w:jc w:val="both"/>
              <w:rPr>
                <w:rFonts w:ascii="Times New Roman" w:eastAsia="Times New Roman" w:hAnsi="Times New Roman" w:cs="Times New Roman"/>
                <w:color w:val="000000"/>
                <w:sz w:val="24"/>
                <w:szCs w:val="24"/>
              </w:rPr>
            </w:pPr>
          </w:p>
        </w:tc>
      </w:tr>
      <w:tr w:rsidR="008F7561" w14:paraId="384EDE54" w14:textId="77777777" w:rsidTr="00AD3262">
        <w:tc>
          <w:tcPr>
            <w:tcW w:w="9395" w:type="dxa"/>
            <w:tcBorders>
              <w:top w:val="nil"/>
              <w:left w:val="nil"/>
              <w:bottom w:val="nil"/>
              <w:right w:val="nil"/>
            </w:tcBorders>
          </w:tcPr>
          <w:p w14:paraId="4406148B" w14:textId="77777777" w:rsidR="008F7561" w:rsidRPr="00183EC8" w:rsidRDefault="008F7561" w:rsidP="00AD3262">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16"/>
                <w:szCs w:val="16"/>
              </w:rPr>
              <w:t xml:space="preserve">Fonte: </w:t>
            </w:r>
            <w:proofErr w:type="spellStart"/>
            <w:r>
              <w:rPr>
                <w:rFonts w:ascii="Times New Roman" w:eastAsia="Times New Roman" w:hAnsi="Times New Roman" w:cs="Times New Roman"/>
                <w:sz w:val="16"/>
                <w:szCs w:val="16"/>
              </w:rPr>
              <w:t>ObservaPOA</w:t>
            </w:r>
            <w:proofErr w:type="spellEnd"/>
            <w:r>
              <w:rPr>
                <w:rFonts w:ascii="Times New Roman" w:eastAsia="Times New Roman" w:hAnsi="Times New Roman" w:cs="Times New Roman"/>
                <w:sz w:val="16"/>
                <w:szCs w:val="16"/>
              </w:rPr>
              <w:t xml:space="preserve"> – Dados Abertos e Censo 2000 e 2010/IBGE. Acesso em 27/04/2026</w:t>
            </w:r>
          </w:p>
        </w:tc>
      </w:tr>
    </w:tbl>
    <w:p w14:paraId="44B42172"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campo esportivo, o bairro consolidou papel relevante na história da cidade. Em meio ao enfraquecimento do turfe em escala nacional nas décadas de 1900 e 1910, o Prado Independência, situado no Moinhos de Vento, tornou-se referência local, fortalecendo-se com a atuação da Associação Protetora do Turfe, fundada em 1907, e com a liderança de Pedro </w:t>
      </w:r>
      <w:r>
        <w:rPr>
          <w:rFonts w:ascii="Times New Roman" w:eastAsia="Times New Roman" w:hAnsi="Times New Roman" w:cs="Times New Roman"/>
          <w:color w:val="000000"/>
          <w:sz w:val="24"/>
          <w:szCs w:val="24"/>
        </w:rPr>
        <w:lastRenderedPageBreak/>
        <w:t>Antônio Caminha. Também no início do século XX, a construção da Baixada dos Moinhos de Vento, primeiro campo do Grêmio, reforçou a centralidade esportiva da região e contribuiu para sua projeção urbana (DREISSIG, 2022). Paralelamente, obras de infraestrutura, como a Hidráulica Moinhos de Vento e os reservatórios de abastecimento, integraram o processo de modernização local. A posição topográfica elevada, a presença de áreas verdes e a relativa proteção contra enchentes favoreceram a valorização do bairro, especialmente a partir da década de 1920. Nesse contexto, o Moinhos de Vento consolidou-se como espaço de residência de grupos de alta renda, caracterizado por grandes lotes, boulevards e edificações de linguagem arquitetônica eclética (DREISSIG, 2022).</w:t>
      </w:r>
    </w:p>
    <w:p w14:paraId="4D73DF97"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Os estabelecimentos noturnos mais antigos ainda em atividade remontam à década de 1990, o que evidencia o caráter mais recente de consolidação de sua vida noturna. </w:t>
      </w:r>
      <w:r w:rsidRPr="00A025F3">
        <w:rPr>
          <w:rFonts w:ascii="Times New Roman" w:eastAsia="Times New Roman" w:hAnsi="Times New Roman" w:cs="Times New Roman"/>
          <w:color w:val="000000"/>
          <w:sz w:val="24"/>
          <w:szCs w:val="24"/>
        </w:rPr>
        <w:t xml:space="preserve">A constituição dos subespaços noturnos reforça essa dinâmica. O bairro Moinhos também é dividido em quatro subespaços, sendo eles: “Bistrôs”,  iniciou-se em 1999, com o Le </w:t>
      </w:r>
      <w:proofErr w:type="spellStart"/>
      <w:r w:rsidRPr="00A025F3">
        <w:rPr>
          <w:rFonts w:ascii="Times New Roman" w:eastAsia="Times New Roman" w:hAnsi="Times New Roman" w:cs="Times New Roman"/>
          <w:color w:val="000000"/>
          <w:sz w:val="24"/>
          <w:szCs w:val="24"/>
        </w:rPr>
        <w:t>Bistrot</w:t>
      </w:r>
      <w:proofErr w:type="spellEnd"/>
      <w:r w:rsidRPr="00A025F3">
        <w:rPr>
          <w:rFonts w:ascii="Times New Roman" w:eastAsia="Times New Roman" w:hAnsi="Times New Roman" w:cs="Times New Roman"/>
          <w:color w:val="000000"/>
          <w:sz w:val="24"/>
          <w:szCs w:val="24"/>
        </w:rPr>
        <w:t xml:space="preserve">, e consolidou-se em 2000 com a entrada do Dado Pub e do Constantino; “A chamada calçada da fama”, que teve início em 1997, com o </w:t>
      </w:r>
      <w:proofErr w:type="spellStart"/>
      <w:r w:rsidRPr="00A025F3">
        <w:rPr>
          <w:rFonts w:ascii="Times New Roman" w:eastAsia="Times New Roman" w:hAnsi="Times New Roman" w:cs="Times New Roman"/>
          <w:color w:val="000000"/>
          <w:sz w:val="24"/>
          <w:szCs w:val="24"/>
        </w:rPr>
        <w:t>Liliputh</w:t>
      </w:r>
      <w:proofErr w:type="spellEnd"/>
      <w:r w:rsidRPr="00A025F3">
        <w:rPr>
          <w:rFonts w:ascii="Times New Roman" w:eastAsia="Times New Roman" w:hAnsi="Times New Roman" w:cs="Times New Roman"/>
          <w:color w:val="000000"/>
          <w:sz w:val="24"/>
          <w:szCs w:val="24"/>
        </w:rPr>
        <w:t xml:space="preserve">, seguida por Jazz Café e </w:t>
      </w:r>
      <w:proofErr w:type="spellStart"/>
      <w:r w:rsidRPr="00A025F3">
        <w:rPr>
          <w:rFonts w:ascii="Times New Roman" w:eastAsia="Times New Roman" w:hAnsi="Times New Roman" w:cs="Times New Roman"/>
          <w:color w:val="000000"/>
          <w:sz w:val="24"/>
          <w:szCs w:val="24"/>
        </w:rPr>
        <w:t>Tortaria</w:t>
      </w:r>
      <w:proofErr w:type="spellEnd"/>
      <w:r w:rsidRPr="00A025F3">
        <w:rPr>
          <w:rFonts w:ascii="Times New Roman" w:eastAsia="Times New Roman" w:hAnsi="Times New Roman" w:cs="Times New Roman"/>
          <w:color w:val="000000"/>
          <w:sz w:val="24"/>
          <w:szCs w:val="24"/>
        </w:rPr>
        <w:t xml:space="preserve"> em 1998, incorporando o </w:t>
      </w:r>
      <w:proofErr w:type="spellStart"/>
      <w:r w:rsidRPr="00A025F3">
        <w:rPr>
          <w:rFonts w:ascii="Times New Roman" w:eastAsia="Times New Roman" w:hAnsi="Times New Roman" w:cs="Times New Roman"/>
          <w:color w:val="000000"/>
          <w:sz w:val="24"/>
          <w:szCs w:val="24"/>
        </w:rPr>
        <w:t>Mulligan</w:t>
      </w:r>
      <w:proofErr w:type="spellEnd"/>
      <w:r w:rsidRPr="00A025F3">
        <w:rPr>
          <w:rFonts w:ascii="Times New Roman" w:eastAsia="Times New Roman" w:hAnsi="Times New Roman" w:cs="Times New Roman"/>
          <w:color w:val="000000"/>
          <w:sz w:val="24"/>
          <w:szCs w:val="24"/>
        </w:rPr>
        <w:t xml:space="preserve"> em 2004; “Alimentação”, que começou em 1992, com o Torta de Sorvete, ampliando-se com Listo Pães e Fiambres (1999), Orquestra de Panelas (2001), Armazém Culinária e Távola Redonda (2005); e o subespaço “Cafés”, sendo inaugurado pelo Café do Porto (1995), expandindo-se posteriormente com Z Café e Di Argento, além de Just Burgers e Dublin, em 2004.</w:t>
      </w:r>
    </w:p>
    <w:p w14:paraId="71558123"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Observa-se que o Moinhos de Vento não apresenta estabelecimentos classificados exclusivamente como “bar”, nem espaços do tipo “boteco”, entendidos como locais menores, com estrutura simples e baixa diferenciação de cardápio. Predominam, ao contrário, formatos associados à alimentação – especialmente </w:t>
      </w:r>
      <w:commentRangeStart w:id="112"/>
      <w:r>
        <w:rPr>
          <w:rFonts w:ascii="Times New Roman" w:eastAsia="Times New Roman" w:hAnsi="Times New Roman" w:cs="Times New Roman"/>
          <w:color w:val="000000"/>
          <w:sz w:val="24"/>
          <w:szCs w:val="24"/>
        </w:rPr>
        <w:t>bares</w:t>
      </w:r>
      <w:commentRangeEnd w:id="112"/>
      <w:r w:rsidR="00CC2941">
        <w:rPr>
          <w:rStyle w:val="Refdecomentrio"/>
          <w:rFonts w:ascii="Times New Roman" w:eastAsia="Times New Roman" w:hAnsi="Times New Roman" w:cs="Times New Roman"/>
          <w:color w:val="000000"/>
          <w:sz w:val="24"/>
          <w:szCs w:val="24"/>
        </w:rPr>
        <w:commentReference w:id="112"/>
      </w:r>
      <w:r>
        <w:rPr>
          <w:rFonts w:ascii="Times New Roman" w:eastAsia="Times New Roman" w:hAnsi="Times New Roman" w:cs="Times New Roman"/>
          <w:color w:val="000000"/>
          <w:sz w:val="24"/>
          <w:szCs w:val="24"/>
        </w:rPr>
        <w:t xml:space="preserve"> e restaurantes, lancherias, cafés e casas especializadas – o que indica maior especialização funcional e reforça a centralidade da dimensão gastronômica na experiência noturna do bairro. Nessa lógica, os subespaços bistrôs e alimentação mostram perfil mais homogêneo, enquanto a calçada da fama se destaca por maior diversidade de tipos de estabelecimento.</w:t>
      </w:r>
    </w:p>
    <w:p w14:paraId="78482162"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Quanto ao funcionamento temporal, a dinâmica noturna local tende a perder intensidade por volta das 2h, com poucos pontos mantendo fluxo posterior, como no caso de estabelecimentos com música ao vivo. Em muitos casos, antigas residências foram convertidas em usos noturnos por meio de adaptações arquitetônicas e paisagísticas, com referências estéticas que, em alguns trechos, remetem a padrões europeizados de ocupação e ambiência comercial.</w:t>
      </w:r>
    </w:p>
    <w:p w14:paraId="0235AE9B"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Ainda que alguns subespaços formem continuidade física, como no encontro entre bistrôs e calçada da fama, a apropriação social não é uniforme, sugerindo diferenças de uso, permanência e perfil de frequentadores. Em comparação à Cidade Baixa, o Moinhos de Vento apresenta circulação mais dirigida: em vez de uma lógica de deslocamento errante entre bares, predominam trajetos objetivos entre origem e destino. Assim, mesmo quando há volume semelhante de pedestres em determinados períodos, o caráter da mobilidade e da sociabilidade noturna é distinto entre os dois bairros.</w:t>
      </w:r>
    </w:p>
    <w:p w14:paraId="6078297A" w14:textId="33833C8A"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moveFromRangeStart w:id="113" w:author="Aline Dalcin" w:date="2026-05-06T21:45:00Z" w:name="move228996358"/>
      <w:moveFrom w:id="114" w:author="Aline Dalcin" w:date="2026-05-06T21:45:00Z">
        <w:r w:rsidDel="0036721F">
          <w:rPr>
            <w:rFonts w:ascii="Times New Roman" w:eastAsia="Times New Roman" w:hAnsi="Times New Roman" w:cs="Times New Roman"/>
            <w:color w:val="000000"/>
            <w:sz w:val="24"/>
            <w:szCs w:val="24"/>
          </w:rPr>
          <w:t>De forma sintética, o Moinhos de Vento configura uma centralidade noturna segmentada e orientada ao consumo qualificado, com ênfase em alimentação, ambiência e diferenciação de serviços, ao passo que a Cidade Baixa tende a concentrar práticas mais espontâneas de uso do espaço público e maior intensidade de sociabilidade de rua. A comparação entre ambos evid</w:t>
        </w:r>
        <w:r w:rsidR="0003353E" w:rsidDel="0036721F">
          <w:rPr>
            <w:rFonts w:ascii="Times New Roman" w:eastAsia="Times New Roman" w:hAnsi="Times New Roman" w:cs="Times New Roman"/>
            <w:color w:val="000000"/>
            <w:sz w:val="24"/>
            <w:szCs w:val="24"/>
          </w:rPr>
          <w:t>e</w:t>
        </w:r>
        <w:r w:rsidDel="0036721F">
          <w:rPr>
            <w:rFonts w:ascii="Times New Roman" w:eastAsia="Times New Roman" w:hAnsi="Times New Roman" w:cs="Times New Roman"/>
            <w:color w:val="000000"/>
            <w:sz w:val="24"/>
            <w:szCs w:val="24"/>
          </w:rPr>
          <w:t xml:space="preserve">ncia que a vida noturna é produzida não apenas pelo número de estabelecimentos, mas também pela combinação entre forma urbana, tipologia comercial e padrões sociais de apropriação do território. </w:t>
        </w:r>
      </w:moveFrom>
      <w:moveFromRangeEnd w:id="113"/>
      <w:r>
        <w:rPr>
          <w:rFonts w:ascii="Times New Roman" w:eastAsia="Times New Roman" w:hAnsi="Times New Roman" w:cs="Times New Roman"/>
          <w:color w:val="000000"/>
          <w:sz w:val="24"/>
          <w:szCs w:val="24"/>
        </w:rPr>
        <w:t>De acordo com os dados do cadastro de alvarás, as principais atividades com licenciamento são:</w:t>
      </w:r>
    </w:p>
    <w:tbl>
      <w:tblPr>
        <w:tblpPr w:leftFromText="141" w:rightFromText="141" w:vertAnchor="text" w:tblpX="175" w:tblpY="230"/>
        <w:tblW w:w="9055" w:type="dxa"/>
        <w:tblLayout w:type="fixed"/>
        <w:tblCellMar>
          <w:left w:w="0" w:type="dxa"/>
          <w:right w:w="0" w:type="dxa"/>
        </w:tblCellMar>
        <w:tblLook w:val="0600" w:firstRow="0" w:lastRow="0" w:firstColumn="0" w:lastColumn="0" w:noHBand="1" w:noVBand="1"/>
      </w:tblPr>
      <w:tblGrid>
        <w:gridCol w:w="6299"/>
        <w:gridCol w:w="1188"/>
        <w:gridCol w:w="1568"/>
      </w:tblGrid>
      <w:tr w:rsidR="008F7561" w14:paraId="24A05146" w14:textId="77777777" w:rsidTr="00AD3262">
        <w:trPr>
          <w:trHeight w:val="283"/>
        </w:trPr>
        <w:tc>
          <w:tcPr>
            <w:tcW w:w="6299" w:type="dxa"/>
            <w:tcBorders>
              <w:top w:val="single" w:sz="12" w:space="0" w:color="666666"/>
              <w:bottom w:val="single" w:sz="12" w:space="0" w:color="666666"/>
            </w:tcBorders>
            <w:shd w:val="clear" w:color="auto" w:fill="FFFFFF"/>
            <w:vAlign w:val="center"/>
          </w:tcPr>
          <w:p w14:paraId="7CDC1DDD" w14:textId="77777777" w:rsidR="008F7561" w:rsidRPr="00423A41" w:rsidRDefault="008F7561" w:rsidP="00AD3262">
            <w:pPr>
              <w:spacing w:before="100" w:line="240" w:lineRule="auto"/>
              <w:ind w:left="100" w:right="100"/>
              <w:jc w:val="both"/>
              <w:rPr>
                <w:rFonts w:ascii="Times New Roman" w:hAnsi="Times New Roman" w:cs="Times New Roman"/>
                <w:sz w:val="24"/>
                <w:szCs w:val="24"/>
                <w:highlight w:val="yellow"/>
              </w:rPr>
            </w:pPr>
            <w:r w:rsidRPr="00423A41">
              <w:rPr>
                <w:rFonts w:ascii="Times New Roman" w:hAnsi="Times New Roman" w:cs="Times New Roman"/>
                <w:sz w:val="24"/>
                <w:szCs w:val="24"/>
              </w:rPr>
              <w:t>ATIVIDADES</w:t>
            </w:r>
          </w:p>
        </w:tc>
        <w:tc>
          <w:tcPr>
            <w:tcW w:w="1188" w:type="dxa"/>
            <w:tcBorders>
              <w:top w:val="single" w:sz="12" w:space="0" w:color="666666"/>
              <w:bottom w:val="single" w:sz="12" w:space="0" w:color="666666"/>
            </w:tcBorders>
            <w:shd w:val="clear" w:color="auto" w:fill="FFFFFF"/>
            <w:vAlign w:val="center"/>
          </w:tcPr>
          <w:p w14:paraId="23729163" w14:textId="77777777" w:rsidR="008F7561" w:rsidRPr="00423A41" w:rsidRDefault="008F7561" w:rsidP="00AD3262">
            <w:pPr>
              <w:spacing w:before="100" w:line="240" w:lineRule="auto"/>
              <w:ind w:left="100" w:right="100"/>
              <w:jc w:val="right"/>
              <w:rPr>
                <w:rFonts w:ascii="Times New Roman" w:hAnsi="Times New Roman" w:cs="Times New Roman"/>
                <w:sz w:val="24"/>
                <w:szCs w:val="24"/>
              </w:rPr>
            </w:pPr>
            <w:r w:rsidRPr="00423A41">
              <w:rPr>
                <w:rFonts w:ascii="Times New Roman" w:hAnsi="Times New Roman" w:cs="Times New Roman"/>
                <w:sz w:val="24"/>
                <w:szCs w:val="24"/>
              </w:rPr>
              <w:t>2000</w:t>
            </w:r>
          </w:p>
        </w:tc>
        <w:tc>
          <w:tcPr>
            <w:tcW w:w="1568" w:type="dxa"/>
            <w:tcBorders>
              <w:top w:val="single" w:sz="12" w:space="0" w:color="666666"/>
              <w:bottom w:val="single" w:sz="12" w:space="0" w:color="666666"/>
            </w:tcBorders>
            <w:shd w:val="clear" w:color="auto" w:fill="FFFFFF"/>
            <w:vAlign w:val="center"/>
          </w:tcPr>
          <w:p w14:paraId="7D403E3B" w14:textId="77777777" w:rsidR="008F7561" w:rsidRPr="00423A41" w:rsidRDefault="008F7561" w:rsidP="00AD3262">
            <w:pPr>
              <w:spacing w:before="100" w:line="240" w:lineRule="auto"/>
              <w:ind w:left="100" w:right="100"/>
              <w:jc w:val="right"/>
              <w:rPr>
                <w:rFonts w:ascii="Times New Roman" w:hAnsi="Times New Roman" w:cs="Times New Roman"/>
                <w:sz w:val="24"/>
                <w:szCs w:val="24"/>
              </w:rPr>
            </w:pPr>
            <w:r w:rsidRPr="00423A41">
              <w:rPr>
                <w:rFonts w:ascii="Times New Roman" w:hAnsi="Times New Roman" w:cs="Times New Roman"/>
                <w:sz w:val="24"/>
                <w:szCs w:val="24"/>
              </w:rPr>
              <w:t>2010</w:t>
            </w:r>
          </w:p>
        </w:tc>
      </w:tr>
      <w:tr w:rsidR="008F7561" w14:paraId="1BBB265F" w14:textId="77777777" w:rsidTr="00AD3262">
        <w:trPr>
          <w:trHeight w:val="217"/>
        </w:trPr>
        <w:tc>
          <w:tcPr>
            <w:tcW w:w="6299" w:type="dxa"/>
            <w:shd w:val="clear" w:color="auto" w:fill="FFFFFF"/>
            <w:vAlign w:val="center"/>
          </w:tcPr>
          <w:p w14:paraId="355ABD60" w14:textId="77777777" w:rsidR="008F7561" w:rsidRPr="00423A41" w:rsidRDefault="008F7561" w:rsidP="00AD3262">
            <w:pPr>
              <w:spacing w:line="240" w:lineRule="auto"/>
              <w:ind w:left="100" w:right="100"/>
              <w:jc w:val="both"/>
              <w:rPr>
                <w:rFonts w:ascii="Times New Roman" w:hAnsi="Times New Roman" w:cs="Times New Roman"/>
                <w:sz w:val="24"/>
                <w:szCs w:val="24"/>
              </w:rPr>
            </w:pPr>
            <w:r w:rsidRPr="00423A41">
              <w:rPr>
                <w:rFonts w:ascii="Times New Roman" w:hAnsi="Times New Roman" w:cs="Times New Roman"/>
                <w:sz w:val="24"/>
                <w:szCs w:val="24"/>
              </w:rPr>
              <w:t xml:space="preserve">RESTAURANTE </w:t>
            </w:r>
          </w:p>
        </w:tc>
        <w:tc>
          <w:tcPr>
            <w:tcW w:w="1188" w:type="dxa"/>
            <w:shd w:val="clear" w:color="auto" w:fill="FFFFFF"/>
            <w:vAlign w:val="center"/>
          </w:tcPr>
          <w:p w14:paraId="751FE8A2" w14:textId="77777777" w:rsidR="008F7561" w:rsidRPr="00423A41" w:rsidRDefault="008F7561" w:rsidP="00AD3262">
            <w:pPr>
              <w:spacing w:line="240" w:lineRule="auto"/>
              <w:ind w:left="100" w:right="100"/>
              <w:jc w:val="right"/>
              <w:rPr>
                <w:rFonts w:ascii="Times New Roman" w:hAnsi="Times New Roman" w:cs="Times New Roman"/>
                <w:sz w:val="24"/>
                <w:szCs w:val="24"/>
              </w:rPr>
            </w:pPr>
            <w:r w:rsidRPr="00423A41">
              <w:rPr>
                <w:rFonts w:ascii="Times New Roman" w:hAnsi="Times New Roman" w:cs="Times New Roman"/>
                <w:sz w:val="24"/>
                <w:szCs w:val="24"/>
              </w:rPr>
              <w:t>24</w:t>
            </w:r>
          </w:p>
        </w:tc>
        <w:tc>
          <w:tcPr>
            <w:tcW w:w="1568" w:type="dxa"/>
            <w:shd w:val="clear" w:color="auto" w:fill="FFFFFF"/>
            <w:vAlign w:val="center"/>
          </w:tcPr>
          <w:p w14:paraId="642C8A1B" w14:textId="77777777" w:rsidR="008F7561" w:rsidRPr="00423A41" w:rsidRDefault="008F7561" w:rsidP="00AD3262">
            <w:pPr>
              <w:spacing w:line="240" w:lineRule="auto"/>
              <w:ind w:left="100" w:right="100"/>
              <w:jc w:val="right"/>
              <w:rPr>
                <w:rFonts w:ascii="Times New Roman" w:hAnsi="Times New Roman" w:cs="Times New Roman"/>
                <w:sz w:val="24"/>
                <w:szCs w:val="24"/>
              </w:rPr>
            </w:pPr>
            <w:r w:rsidRPr="00423A41">
              <w:rPr>
                <w:rFonts w:ascii="Times New Roman" w:hAnsi="Times New Roman" w:cs="Times New Roman"/>
                <w:sz w:val="24"/>
                <w:szCs w:val="24"/>
              </w:rPr>
              <w:t>68</w:t>
            </w:r>
          </w:p>
        </w:tc>
      </w:tr>
      <w:tr w:rsidR="008F7561" w14:paraId="79752461" w14:textId="77777777" w:rsidTr="00AD3262">
        <w:trPr>
          <w:trHeight w:val="217"/>
        </w:trPr>
        <w:tc>
          <w:tcPr>
            <w:tcW w:w="6299" w:type="dxa"/>
            <w:shd w:val="clear" w:color="auto" w:fill="FFFFFF"/>
            <w:vAlign w:val="center"/>
          </w:tcPr>
          <w:p w14:paraId="75BBC7F3" w14:textId="77777777" w:rsidR="008F7561" w:rsidRPr="00423A41" w:rsidRDefault="008F7561" w:rsidP="00AD3262">
            <w:pPr>
              <w:spacing w:line="240" w:lineRule="auto"/>
              <w:ind w:left="100" w:right="100"/>
              <w:jc w:val="both"/>
              <w:rPr>
                <w:rFonts w:ascii="Times New Roman" w:hAnsi="Times New Roman" w:cs="Times New Roman"/>
                <w:sz w:val="24"/>
                <w:szCs w:val="24"/>
              </w:rPr>
            </w:pPr>
            <w:r w:rsidRPr="00423A41">
              <w:rPr>
                <w:rFonts w:ascii="Times New Roman" w:hAnsi="Times New Roman" w:cs="Times New Roman"/>
                <w:sz w:val="24"/>
                <w:szCs w:val="24"/>
              </w:rPr>
              <w:t>CAFES</w:t>
            </w:r>
          </w:p>
        </w:tc>
        <w:tc>
          <w:tcPr>
            <w:tcW w:w="1188" w:type="dxa"/>
            <w:shd w:val="clear" w:color="auto" w:fill="FFFFFF"/>
            <w:vAlign w:val="center"/>
          </w:tcPr>
          <w:p w14:paraId="3FF2B362" w14:textId="77777777" w:rsidR="008F7561" w:rsidRPr="00423A41" w:rsidRDefault="008F7561" w:rsidP="00AD3262">
            <w:pPr>
              <w:spacing w:line="240" w:lineRule="auto"/>
              <w:ind w:left="100" w:right="100"/>
              <w:jc w:val="right"/>
              <w:rPr>
                <w:rFonts w:ascii="Times New Roman" w:hAnsi="Times New Roman" w:cs="Times New Roman"/>
                <w:sz w:val="24"/>
                <w:szCs w:val="24"/>
              </w:rPr>
            </w:pPr>
            <w:r w:rsidRPr="00423A41">
              <w:rPr>
                <w:rFonts w:ascii="Times New Roman" w:hAnsi="Times New Roman" w:cs="Times New Roman"/>
                <w:sz w:val="24"/>
                <w:szCs w:val="24"/>
              </w:rPr>
              <w:t>18</w:t>
            </w:r>
          </w:p>
        </w:tc>
        <w:tc>
          <w:tcPr>
            <w:tcW w:w="1568" w:type="dxa"/>
            <w:shd w:val="clear" w:color="auto" w:fill="FFFFFF"/>
            <w:vAlign w:val="center"/>
          </w:tcPr>
          <w:p w14:paraId="5CD8850D" w14:textId="77777777" w:rsidR="008F7561" w:rsidRPr="00423A41" w:rsidRDefault="008F7561" w:rsidP="00AD3262">
            <w:pPr>
              <w:spacing w:line="240" w:lineRule="auto"/>
              <w:ind w:left="100" w:right="100"/>
              <w:jc w:val="right"/>
              <w:rPr>
                <w:rFonts w:ascii="Times New Roman" w:hAnsi="Times New Roman" w:cs="Times New Roman"/>
                <w:sz w:val="24"/>
                <w:szCs w:val="24"/>
              </w:rPr>
            </w:pPr>
            <w:r w:rsidRPr="00423A41">
              <w:rPr>
                <w:rFonts w:ascii="Times New Roman" w:hAnsi="Times New Roman" w:cs="Times New Roman"/>
                <w:sz w:val="24"/>
                <w:szCs w:val="24"/>
              </w:rPr>
              <w:t>52</w:t>
            </w:r>
          </w:p>
        </w:tc>
      </w:tr>
      <w:tr w:rsidR="008F7561" w14:paraId="2B4959BB" w14:textId="77777777" w:rsidTr="00AD3262">
        <w:trPr>
          <w:trHeight w:val="217"/>
        </w:trPr>
        <w:tc>
          <w:tcPr>
            <w:tcW w:w="6299" w:type="dxa"/>
            <w:shd w:val="clear" w:color="auto" w:fill="FFFFFF"/>
            <w:vAlign w:val="center"/>
          </w:tcPr>
          <w:p w14:paraId="1E018338" w14:textId="77777777" w:rsidR="008F7561" w:rsidRPr="00423A41" w:rsidRDefault="008F7561" w:rsidP="00AD3262">
            <w:pPr>
              <w:spacing w:line="240" w:lineRule="auto"/>
              <w:ind w:left="100" w:right="100"/>
              <w:jc w:val="both"/>
              <w:rPr>
                <w:rFonts w:ascii="Times New Roman" w:hAnsi="Times New Roman" w:cs="Times New Roman"/>
                <w:sz w:val="24"/>
                <w:szCs w:val="24"/>
              </w:rPr>
            </w:pPr>
            <w:r w:rsidRPr="00423A41">
              <w:rPr>
                <w:rFonts w:ascii="Times New Roman" w:hAnsi="Times New Roman" w:cs="Times New Roman"/>
                <w:sz w:val="24"/>
                <w:szCs w:val="24"/>
              </w:rPr>
              <w:t>BAZARES</w:t>
            </w:r>
          </w:p>
        </w:tc>
        <w:tc>
          <w:tcPr>
            <w:tcW w:w="1188" w:type="dxa"/>
            <w:shd w:val="clear" w:color="auto" w:fill="FFFFFF"/>
            <w:vAlign w:val="center"/>
          </w:tcPr>
          <w:p w14:paraId="3B13B710" w14:textId="77777777" w:rsidR="008F7561" w:rsidRPr="00423A41" w:rsidRDefault="008F7561" w:rsidP="00AD3262">
            <w:pPr>
              <w:spacing w:line="240" w:lineRule="auto"/>
              <w:ind w:left="100" w:right="100"/>
              <w:jc w:val="right"/>
              <w:rPr>
                <w:rFonts w:ascii="Times New Roman" w:hAnsi="Times New Roman" w:cs="Times New Roman"/>
                <w:sz w:val="24"/>
                <w:szCs w:val="24"/>
              </w:rPr>
            </w:pPr>
            <w:r w:rsidRPr="00423A41">
              <w:rPr>
                <w:rFonts w:ascii="Times New Roman" w:hAnsi="Times New Roman" w:cs="Times New Roman"/>
                <w:sz w:val="24"/>
                <w:szCs w:val="24"/>
              </w:rPr>
              <w:t>4</w:t>
            </w:r>
          </w:p>
        </w:tc>
        <w:tc>
          <w:tcPr>
            <w:tcW w:w="1568" w:type="dxa"/>
            <w:shd w:val="clear" w:color="auto" w:fill="FFFFFF"/>
            <w:vAlign w:val="center"/>
          </w:tcPr>
          <w:p w14:paraId="7E62B1BB" w14:textId="77777777" w:rsidR="008F7561" w:rsidRPr="00423A41" w:rsidRDefault="008F7561" w:rsidP="00AD3262">
            <w:pPr>
              <w:spacing w:line="240" w:lineRule="auto"/>
              <w:ind w:left="100" w:right="100"/>
              <w:jc w:val="right"/>
              <w:rPr>
                <w:rFonts w:ascii="Times New Roman" w:hAnsi="Times New Roman" w:cs="Times New Roman"/>
                <w:sz w:val="24"/>
                <w:szCs w:val="24"/>
              </w:rPr>
            </w:pPr>
            <w:r w:rsidRPr="00423A41">
              <w:rPr>
                <w:rFonts w:ascii="Times New Roman" w:hAnsi="Times New Roman" w:cs="Times New Roman"/>
                <w:sz w:val="24"/>
                <w:szCs w:val="24"/>
              </w:rPr>
              <w:t>17</w:t>
            </w:r>
          </w:p>
        </w:tc>
      </w:tr>
      <w:tr w:rsidR="008F7561" w14:paraId="001A9BF3" w14:textId="77777777" w:rsidTr="00AD3262">
        <w:trPr>
          <w:trHeight w:val="217"/>
        </w:trPr>
        <w:tc>
          <w:tcPr>
            <w:tcW w:w="6299" w:type="dxa"/>
            <w:shd w:val="clear" w:color="auto" w:fill="FFFFFF"/>
            <w:vAlign w:val="center"/>
          </w:tcPr>
          <w:p w14:paraId="38042C15" w14:textId="77777777" w:rsidR="008F7561" w:rsidRPr="00423A41" w:rsidRDefault="008F7561" w:rsidP="00AD3262">
            <w:pPr>
              <w:spacing w:line="240" w:lineRule="auto"/>
              <w:ind w:left="100" w:right="100"/>
              <w:jc w:val="both"/>
              <w:rPr>
                <w:rFonts w:ascii="Times New Roman" w:hAnsi="Times New Roman" w:cs="Times New Roman"/>
                <w:sz w:val="24"/>
                <w:szCs w:val="24"/>
              </w:rPr>
            </w:pPr>
            <w:r w:rsidRPr="00423A41">
              <w:rPr>
                <w:rFonts w:ascii="Times New Roman" w:hAnsi="Times New Roman" w:cs="Times New Roman"/>
                <w:sz w:val="24"/>
                <w:szCs w:val="24"/>
              </w:rPr>
              <w:t>LOJA DE BEBIDAS</w:t>
            </w:r>
          </w:p>
        </w:tc>
        <w:tc>
          <w:tcPr>
            <w:tcW w:w="1188" w:type="dxa"/>
            <w:shd w:val="clear" w:color="auto" w:fill="FFFFFF"/>
            <w:vAlign w:val="center"/>
          </w:tcPr>
          <w:p w14:paraId="131BF09B" w14:textId="77777777" w:rsidR="008F7561" w:rsidRPr="00423A41" w:rsidRDefault="008F7561" w:rsidP="00AD3262">
            <w:pPr>
              <w:spacing w:line="240" w:lineRule="auto"/>
              <w:ind w:left="100" w:right="100"/>
              <w:jc w:val="right"/>
              <w:rPr>
                <w:rFonts w:ascii="Times New Roman" w:hAnsi="Times New Roman" w:cs="Times New Roman"/>
                <w:sz w:val="24"/>
                <w:szCs w:val="24"/>
              </w:rPr>
            </w:pPr>
            <w:r w:rsidRPr="00423A41">
              <w:rPr>
                <w:rFonts w:ascii="Times New Roman" w:hAnsi="Times New Roman" w:cs="Times New Roman"/>
                <w:sz w:val="24"/>
                <w:szCs w:val="24"/>
              </w:rPr>
              <w:t>0</w:t>
            </w:r>
          </w:p>
        </w:tc>
        <w:tc>
          <w:tcPr>
            <w:tcW w:w="1568" w:type="dxa"/>
            <w:shd w:val="clear" w:color="auto" w:fill="FFFFFF"/>
            <w:vAlign w:val="center"/>
          </w:tcPr>
          <w:p w14:paraId="31EA2F05" w14:textId="77777777" w:rsidR="008F7561" w:rsidRPr="00423A41" w:rsidRDefault="008F7561" w:rsidP="00AD3262">
            <w:pPr>
              <w:spacing w:line="240" w:lineRule="auto"/>
              <w:ind w:left="100" w:right="100"/>
              <w:jc w:val="right"/>
              <w:rPr>
                <w:rFonts w:ascii="Times New Roman" w:hAnsi="Times New Roman" w:cs="Times New Roman"/>
                <w:sz w:val="24"/>
                <w:szCs w:val="24"/>
              </w:rPr>
            </w:pPr>
            <w:r w:rsidRPr="00423A41">
              <w:rPr>
                <w:rFonts w:ascii="Times New Roman" w:hAnsi="Times New Roman" w:cs="Times New Roman"/>
                <w:sz w:val="24"/>
                <w:szCs w:val="24"/>
              </w:rPr>
              <w:t>10</w:t>
            </w:r>
          </w:p>
        </w:tc>
      </w:tr>
    </w:tbl>
    <w:p w14:paraId="17DD778C" w14:textId="77777777" w:rsidR="008F7561" w:rsidRPr="00A025F3" w:rsidRDefault="008F7561" w:rsidP="008F7561">
      <w:pPr>
        <w:spacing w:line="360" w:lineRule="auto"/>
        <w:ind w:firstLine="709"/>
        <w:jc w:val="both"/>
        <w:rPr>
          <w:rFonts w:ascii="Times New Roman" w:eastAsia="Times New Roman" w:hAnsi="Times New Roman" w:cs="Times New Roman"/>
          <w:color w:val="000000"/>
          <w:sz w:val="24"/>
          <w:szCs w:val="24"/>
        </w:rPr>
      </w:pPr>
      <w:commentRangeStart w:id="115"/>
      <w:r>
        <w:rPr>
          <w:rFonts w:ascii="Times New Roman" w:eastAsia="Times New Roman" w:hAnsi="Times New Roman" w:cs="Times New Roman"/>
          <w:sz w:val="16"/>
          <w:szCs w:val="16"/>
        </w:rPr>
        <w:t xml:space="preserve">Tabela </w:t>
      </w:r>
      <w:commentRangeEnd w:id="115"/>
      <w:r w:rsidR="0036721F">
        <w:rPr>
          <w:rStyle w:val="Refdecomentrio"/>
          <w:rFonts w:ascii="Times New Roman" w:eastAsia="Times New Roman" w:hAnsi="Times New Roman" w:cs="Times New Roman"/>
        </w:rPr>
        <w:commentReference w:id="115"/>
      </w:r>
      <w:r>
        <w:rPr>
          <w:rFonts w:ascii="Times New Roman" w:eastAsia="Times New Roman" w:hAnsi="Times New Roman" w:cs="Times New Roman"/>
          <w:sz w:val="16"/>
          <w:szCs w:val="16"/>
        </w:rPr>
        <w:t>5 – Principais Atividades do Moinhos de Ventos</w:t>
      </w:r>
    </w:p>
    <w:p w14:paraId="7C940C07" w14:textId="77777777" w:rsidR="008F7561" w:rsidRDefault="008F7561" w:rsidP="008F7561">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16"/>
          <w:szCs w:val="16"/>
        </w:rPr>
        <w:t xml:space="preserve">Fonte: </w:t>
      </w:r>
      <w:proofErr w:type="spellStart"/>
      <w:r>
        <w:rPr>
          <w:rFonts w:ascii="Times New Roman" w:eastAsia="Times New Roman" w:hAnsi="Times New Roman" w:cs="Times New Roman"/>
          <w:sz w:val="16"/>
          <w:szCs w:val="16"/>
        </w:rPr>
        <w:t>ObservaPOA</w:t>
      </w:r>
      <w:proofErr w:type="spellEnd"/>
      <w:r>
        <w:rPr>
          <w:rFonts w:ascii="Times New Roman" w:eastAsia="Times New Roman" w:hAnsi="Times New Roman" w:cs="Times New Roman"/>
          <w:sz w:val="16"/>
          <w:szCs w:val="16"/>
        </w:rPr>
        <w:t xml:space="preserve"> – Dados Abertos. Acesso em 27/04/</w:t>
      </w:r>
      <w:commentRangeStart w:id="116"/>
      <w:r>
        <w:rPr>
          <w:rFonts w:ascii="Times New Roman" w:eastAsia="Times New Roman" w:hAnsi="Times New Roman" w:cs="Times New Roman"/>
          <w:sz w:val="16"/>
          <w:szCs w:val="16"/>
        </w:rPr>
        <w:t>2026</w:t>
      </w:r>
      <w:commentRangeEnd w:id="116"/>
      <w:r w:rsidR="0036721F">
        <w:rPr>
          <w:rStyle w:val="Refdecomentrio"/>
          <w:rFonts w:ascii="Times New Roman" w:eastAsia="Times New Roman" w:hAnsi="Times New Roman" w:cs="Times New Roman"/>
          <w:color w:val="000000"/>
          <w:sz w:val="24"/>
          <w:szCs w:val="24"/>
        </w:rPr>
        <w:commentReference w:id="116"/>
      </w:r>
    </w:p>
    <w:p w14:paraId="28165C3D" w14:textId="435B0285" w:rsidR="0036721F" w:rsidRDefault="0036721F" w:rsidP="00467B42">
      <w:pPr>
        <w:spacing w:after="0" w:line="360" w:lineRule="auto"/>
        <w:ind w:firstLine="709"/>
        <w:jc w:val="both"/>
        <w:rPr>
          <w:ins w:id="117" w:author="Aline Dalcin" w:date="2026-05-06T21:46:00Z"/>
          <w:rFonts w:ascii="Times New Roman" w:eastAsia="Times New Roman" w:hAnsi="Times New Roman" w:cs="Times New Roman"/>
          <w:color w:val="000000"/>
          <w:sz w:val="24"/>
          <w:szCs w:val="24"/>
        </w:rPr>
      </w:pPr>
    </w:p>
    <w:p w14:paraId="220DB91E" w14:textId="4F7DCC60" w:rsidR="0036721F" w:rsidRDefault="0036721F" w:rsidP="00467B42">
      <w:pPr>
        <w:spacing w:after="0" w:line="360" w:lineRule="auto"/>
        <w:ind w:firstLine="709"/>
        <w:jc w:val="both"/>
        <w:rPr>
          <w:ins w:id="118" w:author="Aline Dalcin" w:date="2026-05-06T21:45:00Z"/>
          <w:rFonts w:ascii="Times New Roman" w:eastAsia="Times New Roman" w:hAnsi="Times New Roman" w:cs="Times New Roman"/>
          <w:color w:val="000000"/>
          <w:sz w:val="24"/>
          <w:szCs w:val="24"/>
        </w:rPr>
      </w:pPr>
      <w:moveToRangeStart w:id="119" w:author="Aline Dalcin" w:date="2026-05-06T21:45:00Z" w:name="move228996358"/>
      <w:moveTo w:id="120" w:author="Aline Dalcin" w:date="2026-05-06T21:45:00Z">
        <w:r>
          <w:rPr>
            <w:rFonts w:ascii="Times New Roman" w:eastAsia="Times New Roman" w:hAnsi="Times New Roman" w:cs="Times New Roman"/>
            <w:color w:val="000000"/>
            <w:sz w:val="24"/>
            <w:szCs w:val="24"/>
          </w:rPr>
          <w:t xml:space="preserve">De forma sintética, o Moinhos de Vento configura uma centralidade noturna segmentada e orientada ao consumo qualificado, com ênfase em alimentação, ambiência e diferenciação de serviços, ao passo que a Cidade Baixa tende a concentrar práticas mais espontâneas de uso do espaço público e maior intensidade de sociabilidade de rua. A comparação entre ambos </w:t>
        </w:r>
        <w:proofErr w:type="gramStart"/>
        <w:r>
          <w:rPr>
            <w:rFonts w:ascii="Times New Roman" w:eastAsia="Times New Roman" w:hAnsi="Times New Roman" w:cs="Times New Roman"/>
            <w:color w:val="000000"/>
            <w:sz w:val="24"/>
            <w:szCs w:val="24"/>
          </w:rPr>
          <w:t>evidencia</w:t>
        </w:r>
        <w:proofErr w:type="gramEnd"/>
        <w:r>
          <w:rPr>
            <w:rFonts w:ascii="Times New Roman" w:eastAsia="Times New Roman" w:hAnsi="Times New Roman" w:cs="Times New Roman"/>
            <w:color w:val="000000"/>
            <w:sz w:val="24"/>
            <w:szCs w:val="24"/>
          </w:rPr>
          <w:t xml:space="preserve"> que a vida noturna é produzida não apenas pelo número de estabelecimentos, mas também pela combinação entre forma urbana, tipologia comercial e padrões sociais de apropriação do território.</w:t>
        </w:r>
      </w:moveTo>
      <w:moveToRangeEnd w:id="119"/>
    </w:p>
    <w:p w14:paraId="569E6FCA" w14:textId="2BC790E0"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Assim, a comparação entre Cidade Baixa e Moinhos de Vento permite ilustrar como a economia noturna pode assumir perfis distintos dentro de uma mesma cidade, refletindo desigualdades e segmentações do espaço urbano.</w:t>
      </w:r>
    </w:p>
    <w:p w14:paraId="531A14C8" w14:textId="77777777" w:rsidR="00467B42" w:rsidRDefault="00467B42" w:rsidP="00467B42">
      <w:pPr>
        <w:spacing w:after="0" w:line="360" w:lineRule="auto"/>
        <w:ind w:firstLine="709"/>
        <w:jc w:val="both"/>
        <w:rPr>
          <w:rFonts w:ascii="Times New Roman" w:eastAsia="Times New Roman" w:hAnsi="Times New Roman" w:cs="Times New Roman"/>
          <w:color w:val="FF0000"/>
          <w:sz w:val="24"/>
          <w:szCs w:val="24"/>
        </w:rPr>
      </w:pPr>
    </w:p>
    <w:p w14:paraId="17336CFB" w14:textId="77777777" w:rsidR="008F7561" w:rsidRDefault="008F7561" w:rsidP="00467B42">
      <w:pPr>
        <w:pStyle w:val="Ttulo2"/>
        <w:spacing w:before="0" w:after="0" w:line="360" w:lineRule="auto"/>
        <w:ind w:right="0"/>
        <w:jc w:val="both"/>
        <w:rPr>
          <w:b w:val="0"/>
          <w:bCs w:val="0"/>
          <w:color w:val="000000"/>
        </w:rPr>
      </w:pPr>
      <w:bookmarkStart w:id="121" w:name="_Toc225944934"/>
      <w:bookmarkStart w:id="122" w:name="_Toc228268372"/>
      <w:r>
        <w:rPr>
          <w:b w:val="0"/>
          <w:bCs w:val="0"/>
        </w:rPr>
        <w:t xml:space="preserve">3.3 </w:t>
      </w:r>
      <w:hyperlink w:anchor="_heading=h.2tlzohu3dk7m">
        <w:r>
          <w:rPr>
            <w:b w:val="0"/>
            <w:bCs w:val="0"/>
            <w:color w:val="000000"/>
          </w:rPr>
          <w:t>REGULAÇÃO E GOVERNANÇA DA ECONOMIA NOTURNA</w:t>
        </w:r>
        <w:bookmarkEnd w:id="121"/>
      </w:hyperlink>
      <w:r>
        <w:rPr>
          <w:b w:val="0"/>
          <w:bCs w:val="0"/>
          <w:color w:val="000000"/>
        </w:rPr>
        <w:t xml:space="preserve"> </w:t>
      </w:r>
      <w:bookmarkEnd w:id="122"/>
    </w:p>
    <w:p w14:paraId="2AE88F6F" w14:textId="6950FF50" w:rsidR="008F7561" w:rsidRDefault="00506375" w:rsidP="00467B42">
      <w:pPr>
        <w:spacing w:after="0" w:line="360" w:lineRule="auto"/>
        <w:ind w:firstLine="709"/>
        <w:jc w:val="both"/>
        <w:rPr>
          <w:rFonts w:ascii="Times New Roman" w:eastAsia="Times New Roman" w:hAnsi="Times New Roman" w:cs="Times New Roman"/>
          <w:color w:val="000000"/>
          <w:sz w:val="24"/>
          <w:szCs w:val="24"/>
        </w:rPr>
      </w:pPr>
      <w:r w:rsidRPr="00506375">
        <w:rPr>
          <w:rFonts w:ascii="Times New Roman" w:eastAsia="Times New Roman" w:hAnsi="Times New Roman" w:cs="Times New Roman"/>
          <w:color w:val="000000"/>
          <w:sz w:val="24"/>
          <w:szCs w:val="24"/>
        </w:rPr>
        <w:t xml:space="preserve">Como discutido anteriormente, a distribuição e o funcionamento do comércio noturno também dependem de fatores institucionais, na cidade de Porto Alegre isso não é diferente. O ordenamento territorial é orientado pelo Plano Diretor de Desenvolvimento Urbano Ambiental (PDDUA), instituído pela Lei Complementar nº 434/1999, que define diretrizes de uso e </w:t>
      </w:r>
      <w:r w:rsidRPr="00506375">
        <w:rPr>
          <w:rFonts w:ascii="Times New Roman" w:eastAsia="Times New Roman" w:hAnsi="Times New Roman" w:cs="Times New Roman"/>
          <w:color w:val="000000"/>
          <w:sz w:val="24"/>
          <w:szCs w:val="24"/>
        </w:rPr>
        <w:lastRenderedPageBreak/>
        <w:t>ocupação do solo, zonas de uso e eixos de centralidade. Ainda que o plano não trate de forma específica da economia noturna como política setorial, suas regras afetam diretamente onde atividades de comércio e serviços podem se instalar, bem como a intensidade e a forma de coexistência entre usos residenciais e atividades de lazer.</w:t>
      </w:r>
    </w:p>
    <w:p w14:paraId="40DD2765" w14:textId="228D7385" w:rsidR="00506375" w:rsidRDefault="00506375" w:rsidP="00467B42">
      <w:pPr>
        <w:spacing w:after="0" w:line="360" w:lineRule="auto"/>
        <w:ind w:firstLine="709"/>
        <w:jc w:val="both"/>
        <w:rPr>
          <w:rFonts w:ascii="Times New Roman" w:eastAsia="Times New Roman" w:hAnsi="Times New Roman" w:cs="Times New Roman"/>
          <w:color w:val="000000"/>
          <w:sz w:val="24"/>
          <w:szCs w:val="24"/>
        </w:rPr>
      </w:pPr>
      <w:r w:rsidRPr="00506375">
        <w:rPr>
          <w:rFonts w:ascii="Times New Roman" w:eastAsia="Times New Roman" w:hAnsi="Times New Roman" w:cs="Times New Roman"/>
          <w:color w:val="000000"/>
          <w:sz w:val="24"/>
          <w:szCs w:val="24"/>
        </w:rPr>
        <w:t>Nesse sentido, a governança do comércio noturno se expressa em temas recorrentes como ruído, ocupação do espaço público, horários de funcionamento, mobilidade e fiscalização. Em áreas de uso misto e alta concentração de bares e restaurantes, como a Cidade Baixa, a presença de moradores e a intensidade de circulação noturna tendem a elevar conflitos de convivência e a pressão por regulação (SEIJAS; GELDERS, 2021). Já em áreas mais elitizadas, a dinâmica pode assumir outros formatos, com maior capacidade de consumo, oferta diferenciada e pressões distintas sobre ordenamento e fiscalização (CHATTERTON; HOLLANDS, 2003). Dessa forma, a atuação do poder público, por meio de licenciamento, fiscalização, políticas de segurança, iluminação e mobilidade, constitui um componente relevante para compreender como a economia noturna se organiza e se consolida.</w:t>
      </w:r>
    </w:p>
    <w:p w14:paraId="0285052A" w14:textId="1DAA0394" w:rsidR="00506375" w:rsidRDefault="00506375" w:rsidP="00467B42">
      <w:pPr>
        <w:spacing w:after="0" w:line="360" w:lineRule="auto"/>
        <w:ind w:firstLine="709"/>
        <w:jc w:val="both"/>
        <w:rPr>
          <w:rFonts w:ascii="Times New Roman" w:eastAsia="Times New Roman" w:hAnsi="Times New Roman" w:cs="Times New Roman"/>
          <w:color w:val="000000"/>
          <w:sz w:val="24"/>
          <w:szCs w:val="24"/>
        </w:rPr>
      </w:pPr>
      <w:r w:rsidRPr="00506375">
        <w:rPr>
          <w:rFonts w:ascii="Times New Roman" w:eastAsia="Times New Roman" w:hAnsi="Times New Roman" w:cs="Times New Roman"/>
          <w:color w:val="000000"/>
          <w:sz w:val="24"/>
          <w:szCs w:val="24"/>
        </w:rPr>
        <w:t xml:space="preserve">Um exemplo de influência do poder público no segmento é o caso de Londres. Na capital da Inglaterra, o prefeito </w:t>
      </w:r>
      <w:proofErr w:type="spellStart"/>
      <w:r w:rsidRPr="00506375">
        <w:rPr>
          <w:rFonts w:ascii="Times New Roman" w:eastAsia="Times New Roman" w:hAnsi="Times New Roman" w:cs="Times New Roman"/>
          <w:color w:val="000000"/>
          <w:sz w:val="24"/>
          <w:szCs w:val="24"/>
        </w:rPr>
        <w:t>Sadiq</w:t>
      </w:r>
      <w:proofErr w:type="spellEnd"/>
      <w:r w:rsidRPr="00506375">
        <w:rPr>
          <w:rFonts w:ascii="Times New Roman" w:eastAsia="Times New Roman" w:hAnsi="Times New Roman" w:cs="Times New Roman"/>
          <w:color w:val="000000"/>
          <w:sz w:val="24"/>
          <w:szCs w:val="24"/>
        </w:rPr>
        <w:t xml:space="preserve"> Khan adotou políticas de incentivo ao setor do comércio noturno em um contexto de forte retração do setor, com queda de cerca de 30% no número de estabelecimentos desde 2010 (BROWN, 2024). Cumprindo promessa de campanha, em 2016 nomeou Amy </w:t>
      </w:r>
      <w:proofErr w:type="spellStart"/>
      <w:r w:rsidRPr="00506375">
        <w:rPr>
          <w:rFonts w:ascii="Times New Roman" w:eastAsia="Times New Roman" w:hAnsi="Times New Roman" w:cs="Times New Roman"/>
          <w:color w:val="000000"/>
          <w:sz w:val="24"/>
          <w:szCs w:val="24"/>
        </w:rPr>
        <w:t>Lamé</w:t>
      </w:r>
      <w:proofErr w:type="spellEnd"/>
      <w:r w:rsidRPr="00506375">
        <w:rPr>
          <w:rFonts w:ascii="Times New Roman" w:eastAsia="Times New Roman" w:hAnsi="Times New Roman" w:cs="Times New Roman"/>
          <w:color w:val="000000"/>
          <w:sz w:val="24"/>
          <w:szCs w:val="24"/>
        </w:rPr>
        <w:t xml:space="preserve"> como a primeira Night Czar da cidade, com o objetivo de desenvolver o setor e mediar os conflitos públicos associados à vida noturna (BROWN, 2024). Sua gestão gerou avaliações divididas: apoiadores argumentam que contribuiu para a manutenção de empregos e estabelecimentos e para o avanço do debate sobre segurança das mulheres à noite; críticos, por sua vez, questionaram a eficiência do cargo e a ausência de medidas mais concretas para conter a decadência da vida noturna. Ainda assim, a experiência londrina tornou-se referência internacional para políticas de economia noturna (GILLETT, 2024).</w:t>
      </w:r>
    </w:p>
    <w:p w14:paraId="0CD75F74" w14:textId="40D78B66" w:rsidR="00506375" w:rsidRDefault="00506375" w:rsidP="00467B42">
      <w:pPr>
        <w:spacing w:after="0" w:line="360" w:lineRule="auto"/>
        <w:ind w:firstLine="709"/>
        <w:jc w:val="both"/>
        <w:rPr>
          <w:rFonts w:ascii="Times New Roman" w:eastAsia="Times New Roman" w:hAnsi="Times New Roman" w:cs="Times New Roman"/>
          <w:color w:val="000000"/>
          <w:sz w:val="24"/>
          <w:szCs w:val="24"/>
        </w:rPr>
      </w:pPr>
      <w:r w:rsidRPr="00506375">
        <w:rPr>
          <w:rFonts w:ascii="Times New Roman" w:eastAsia="Times New Roman" w:hAnsi="Times New Roman" w:cs="Times New Roman"/>
          <w:color w:val="000000"/>
          <w:sz w:val="24"/>
          <w:szCs w:val="24"/>
        </w:rPr>
        <w:t xml:space="preserve">Outro exemplo de influência do poder público no segmento é o caso da cidade de Bogotá. Por meio da estratégia "Bogotá 24 Horas", a cidade visava a ampliação de atividades em horários não convencionais, incorporando o planejamento urbano como instrumento de dinamização econômica e reativação de centralidades. Essa experiência demonstra que os resultados são mais consistentes quando acompanhados por políticas integradas de mobilidade noturna, ordenamento do uso do solo e governança local (BOGOTÁ, 2023). Em síntese, quando a cidade é planejada de forma inclusiva e regulada de maneira coordenada, o comércio pode fortalecer não apenas a economia urbana, mas também o dinamismo econômico e a qualidade </w:t>
      </w:r>
      <w:r w:rsidRPr="00506375">
        <w:rPr>
          <w:rFonts w:ascii="Times New Roman" w:eastAsia="Times New Roman" w:hAnsi="Times New Roman" w:cs="Times New Roman"/>
          <w:color w:val="000000"/>
          <w:sz w:val="24"/>
          <w:szCs w:val="24"/>
        </w:rPr>
        <w:lastRenderedPageBreak/>
        <w:t>de vida nas metrópoles (JACOBS, 1961), ideia que dialoga com o argumento de Hirsch (1973) sobre a atuação do poder público nas atividades recreativas urbanas.</w:t>
      </w:r>
    </w:p>
    <w:p w14:paraId="046BFFC9" w14:textId="5E33E440" w:rsidR="00506375" w:rsidRDefault="00506375" w:rsidP="00467B42">
      <w:pPr>
        <w:spacing w:after="0" w:line="360" w:lineRule="auto"/>
        <w:ind w:firstLine="709"/>
        <w:jc w:val="both"/>
        <w:rPr>
          <w:rFonts w:ascii="Times New Roman" w:eastAsia="Times New Roman" w:hAnsi="Times New Roman" w:cs="Times New Roman"/>
          <w:color w:val="000000"/>
          <w:sz w:val="24"/>
          <w:szCs w:val="24"/>
        </w:rPr>
      </w:pPr>
      <w:commentRangeStart w:id="123"/>
      <w:r w:rsidRPr="00506375">
        <w:rPr>
          <w:rFonts w:ascii="Times New Roman" w:eastAsia="Times New Roman" w:hAnsi="Times New Roman" w:cs="Times New Roman"/>
          <w:color w:val="000000"/>
          <w:sz w:val="24"/>
          <w:szCs w:val="24"/>
        </w:rPr>
        <w:t xml:space="preserve">Porto Alegre passou por transformações urbanas recentes que impactaram diretamente a economia noturna local. A requalificação da Orla do Guaíba, cujo projeto foi concebido pelo arquiteto Jaime Lerner e teve seus trechos inaugurados entre 2018 e 2021, ampliou o uso recreativo noturno da região, fomentando atividades gastronômicas, feiras e eventos culturais à beira do lago. O espaço foi reconhecido pela ONU-Habitat como referência de inovação urbana na América Latina, sendo destacado por seu impacto social, diversidade de usos e potencial de replicação. O Centro Histórico também tem vivido iniciativas de revitalização, com incentivo a eventos urbanos e maior presença de bares e cafés. Observa-se que movimentos como o "Bar em Bar" e eventos promovidos pela própria prefeitura, como a "Noite dos Museus" e a "Primeira </w:t>
      </w:r>
      <w:proofErr w:type="spellStart"/>
      <w:r w:rsidRPr="00506375">
        <w:rPr>
          <w:rFonts w:ascii="Times New Roman" w:eastAsia="Times New Roman" w:hAnsi="Times New Roman" w:cs="Times New Roman"/>
          <w:color w:val="000000"/>
          <w:sz w:val="24"/>
          <w:szCs w:val="24"/>
        </w:rPr>
        <w:t>Oktober</w:t>
      </w:r>
      <w:proofErr w:type="spellEnd"/>
      <w:r w:rsidRPr="00506375">
        <w:rPr>
          <w:rFonts w:ascii="Times New Roman" w:eastAsia="Times New Roman" w:hAnsi="Times New Roman" w:cs="Times New Roman"/>
          <w:color w:val="000000"/>
          <w:sz w:val="24"/>
          <w:szCs w:val="24"/>
        </w:rPr>
        <w:t xml:space="preserve"> de Porto", evidenciaram o potencial comercial noturno da cidade e a demanda da população por atividades de lazer após o anoitecer. </w:t>
      </w:r>
      <w:commentRangeEnd w:id="123"/>
      <w:r w:rsidR="00F5554C">
        <w:rPr>
          <w:rStyle w:val="Refdecomentrio"/>
          <w:rFonts w:ascii="Times New Roman" w:eastAsia="Times New Roman" w:hAnsi="Times New Roman" w:cs="Times New Roman"/>
          <w:color w:val="000000"/>
          <w:sz w:val="24"/>
          <w:szCs w:val="24"/>
        </w:rPr>
        <w:commentReference w:id="123"/>
      </w:r>
    </w:p>
    <w:p w14:paraId="06A54C57" w14:textId="40810C8A" w:rsidR="00506375" w:rsidRDefault="00C418A1" w:rsidP="00467B42">
      <w:pPr>
        <w:spacing w:after="0" w:line="360" w:lineRule="auto"/>
        <w:ind w:firstLine="709"/>
        <w:jc w:val="both"/>
        <w:rPr>
          <w:rFonts w:ascii="Times New Roman" w:eastAsia="Times New Roman" w:hAnsi="Times New Roman" w:cs="Times New Roman"/>
          <w:color w:val="000000"/>
          <w:sz w:val="24"/>
          <w:szCs w:val="24"/>
        </w:rPr>
      </w:pPr>
      <w:r w:rsidRPr="00C418A1">
        <w:rPr>
          <w:rFonts w:ascii="Times New Roman" w:eastAsia="Times New Roman" w:hAnsi="Times New Roman" w:cs="Times New Roman"/>
          <w:color w:val="000000"/>
          <w:sz w:val="24"/>
          <w:szCs w:val="24"/>
        </w:rPr>
        <w:t xml:space="preserve">Entretanto, esse cenário de estímulo convive com contradições características do processo de urbanização noturna. Como observam </w:t>
      </w:r>
      <w:proofErr w:type="spellStart"/>
      <w:r w:rsidRPr="00C418A1">
        <w:rPr>
          <w:rFonts w:ascii="Times New Roman" w:eastAsia="Times New Roman" w:hAnsi="Times New Roman" w:cs="Times New Roman"/>
          <w:color w:val="000000"/>
          <w:sz w:val="24"/>
          <w:szCs w:val="24"/>
        </w:rPr>
        <w:t>Chatterton</w:t>
      </w:r>
      <w:proofErr w:type="spellEnd"/>
      <w:r w:rsidRPr="00C418A1">
        <w:rPr>
          <w:rFonts w:ascii="Times New Roman" w:eastAsia="Times New Roman" w:hAnsi="Times New Roman" w:cs="Times New Roman"/>
          <w:color w:val="000000"/>
          <w:sz w:val="24"/>
          <w:szCs w:val="24"/>
        </w:rPr>
        <w:t xml:space="preserve"> e </w:t>
      </w:r>
      <w:proofErr w:type="spellStart"/>
      <w:r w:rsidRPr="00C418A1">
        <w:rPr>
          <w:rFonts w:ascii="Times New Roman" w:eastAsia="Times New Roman" w:hAnsi="Times New Roman" w:cs="Times New Roman"/>
          <w:color w:val="000000"/>
          <w:sz w:val="24"/>
          <w:szCs w:val="24"/>
        </w:rPr>
        <w:t>Hollands</w:t>
      </w:r>
      <w:proofErr w:type="spellEnd"/>
      <w:r w:rsidRPr="00C418A1">
        <w:rPr>
          <w:rFonts w:ascii="Times New Roman" w:eastAsia="Times New Roman" w:hAnsi="Times New Roman" w:cs="Times New Roman"/>
          <w:color w:val="000000"/>
          <w:sz w:val="24"/>
          <w:szCs w:val="24"/>
        </w:rPr>
        <w:t xml:space="preserve"> (2003), a expansão da economia noturna frequentemente coloca em rota de colisão os objetivos de crescimento econômico e regeneração urbana com a necessidade de manutenção da ordem e do bem-estar dos moradores. Do ponto de vista normativo, o município não possui um marco regulatório específico para a economia noturna; o Plano Diretor de Desenvolvimento Urbano Ambiental vigente não trata a atividade noturna como setor econômico autônomo, gerando lacunas no licenciamento, na fiscalização e no ordenamento territorial dos estabelecimentos. Essa ausência não favorece o poder público no combate aos conflitos associados ao período noturno (ruído, perturbação, ordem pública), prejudicando o planejamento urbano e a convivência social.</w:t>
      </w:r>
    </w:p>
    <w:p w14:paraId="53765602" w14:textId="4562DB8E" w:rsidR="00206D0E" w:rsidRDefault="00C418A1" w:rsidP="001E6F51">
      <w:pPr>
        <w:spacing w:after="0" w:line="360" w:lineRule="auto"/>
        <w:ind w:firstLine="709"/>
        <w:jc w:val="both"/>
        <w:rPr>
          <w:rFonts w:ascii="Times New Roman" w:eastAsia="Times New Roman" w:hAnsi="Times New Roman" w:cs="Times New Roman"/>
          <w:color w:val="000000"/>
          <w:sz w:val="24"/>
          <w:szCs w:val="24"/>
        </w:rPr>
      </w:pPr>
      <w:commentRangeStart w:id="124"/>
      <w:ins w:id="125" w:author="Aline Dalcin" w:date="2026-05-06T22:14:00Z">
        <w:r w:rsidRPr="00C418A1">
          <w:rPr>
            <w:rFonts w:ascii="Times New Roman" w:eastAsia="Times New Roman" w:hAnsi="Times New Roman" w:cs="Times New Roman"/>
            <w:color w:val="000000"/>
            <w:sz w:val="24"/>
            <w:szCs w:val="24"/>
          </w:rPr>
          <w:t>Observa-se</w:t>
        </w:r>
      </w:ins>
      <w:del w:id="126" w:author="Aline Dalcin" w:date="2026-05-06T22:14:00Z">
        <w:r w:rsidR="008F7561" w:rsidRPr="00540F49" w:rsidDel="00C418A1">
          <w:rPr>
            <w:rFonts w:ascii="Times New Roman" w:eastAsia="Times New Roman" w:hAnsi="Times New Roman" w:cs="Times New Roman"/>
            <w:color w:val="000000"/>
            <w:sz w:val="24"/>
            <w:szCs w:val="24"/>
          </w:rPr>
          <w:delText>Verificou-se</w:delText>
        </w:r>
      </w:del>
      <w:r w:rsidR="008F7561" w:rsidRPr="00540F49">
        <w:rPr>
          <w:rFonts w:ascii="Times New Roman" w:eastAsia="Times New Roman" w:hAnsi="Times New Roman" w:cs="Times New Roman"/>
          <w:color w:val="000000"/>
          <w:sz w:val="24"/>
          <w:szCs w:val="24"/>
        </w:rPr>
        <w:t xml:space="preserve"> ainda que a mesma gestão municipal que promove eventos noturnos institucionais e investe na requalificação de espaços públicos recorre, em outros contextos, a instrumentos restritivos para conter iniciativas culturais independentes que historicamente </w:t>
      </w:r>
      <w:r w:rsidR="008F7561">
        <w:rPr>
          <w:rFonts w:ascii="Times New Roman" w:eastAsia="Times New Roman" w:hAnsi="Times New Roman" w:cs="Times New Roman"/>
          <w:color w:val="000000"/>
          <w:sz w:val="24"/>
          <w:szCs w:val="24"/>
        </w:rPr>
        <w:t>se concentram n</w:t>
      </w:r>
      <w:r w:rsidR="008F7561" w:rsidRPr="00540F49">
        <w:rPr>
          <w:rFonts w:ascii="Times New Roman" w:eastAsia="Times New Roman" w:hAnsi="Times New Roman" w:cs="Times New Roman"/>
          <w:color w:val="000000"/>
          <w:sz w:val="24"/>
          <w:szCs w:val="24"/>
        </w:rPr>
        <w:t xml:space="preserve">os mesmos territórios. Esse comportamento dual ilustra a ausência de uma política noturna integrada e reforça a necessidade de um novo Plano Diretor que reconheça a atividade noturna como vetor do desenvolvimento urbano, estabelecendo mecanismos de participação, regulação transparente e coexistência entre os diferentes usos da cidade após o anoitecer </w:t>
      </w:r>
      <w:bookmarkStart w:id="127" w:name="_Hlk228200030"/>
      <w:r w:rsidR="008F7561">
        <w:rPr>
          <w:rFonts w:ascii="Times New Roman" w:eastAsia="Times New Roman" w:hAnsi="Times New Roman" w:cs="Times New Roman"/>
          <w:color w:val="000000"/>
          <w:sz w:val="24"/>
          <w:szCs w:val="24"/>
        </w:rPr>
        <w:t>(</w:t>
      </w:r>
      <w:r w:rsidR="008F7561" w:rsidRPr="00540F49">
        <w:rPr>
          <w:rFonts w:ascii="Times New Roman" w:eastAsia="Times New Roman" w:hAnsi="Times New Roman" w:cs="Times New Roman"/>
          <w:color w:val="000000"/>
          <w:sz w:val="24"/>
          <w:szCs w:val="24"/>
        </w:rPr>
        <w:t>SEIJAS; GELDERS, 2021</w:t>
      </w:r>
      <w:r w:rsidR="008F7561">
        <w:rPr>
          <w:rFonts w:ascii="Times New Roman" w:eastAsia="Times New Roman" w:hAnsi="Times New Roman" w:cs="Times New Roman"/>
          <w:color w:val="000000"/>
          <w:sz w:val="24"/>
          <w:szCs w:val="24"/>
        </w:rPr>
        <w:t>)</w:t>
      </w:r>
      <w:bookmarkEnd w:id="127"/>
      <w:r w:rsidR="008F7561">
        <w:rPr>
          <w:rFonts w:ascii="Times New Roman" w:eastAsia="Times New Roman" w:hAnsi="Times New Roman" w:cs="Times New Roman"/>
          <w:color w:val="000000"/>
          <w:sz w:val="24"/>
          <w:szCs w:val="24"/>
        </w:rPr>
        <w:t>.</w:t>
      </w:r>
      <w:commentRangeEnd w:id="124"/>
      <w:r w:rsidR="002D3DFA">
        <w:rPr>
          <w:rStyle w:val="Refdecomentrio"/>
          <w:rFonts w:ascii="Times New Roman" w:eastAsia="Times New Roman" w:hAnsi="Times New Roman" w:cs="Times New Roman"/>
          <w:color w:val="000000"/>
          <w:sz w:val="24"/>
          <w:szCs w:val="24"/>
        </w:rPr>
        <w:commentReference w:id="124"/>
      </w:r>
      <w:bookmarkStart w:id="128" w:name="_Toc225944935"/>
      <w:bookmarkStart w:id="129" w:name="_Toc228268373"/>
    </w:p>
    <w:p w14:paraId="7C8DB0F2" w14:textId="77777777" w:rsidR="001E6F51" w:rsidRPr="001E6F51" w:rsidRDefault="001E6F51" w:rsidP="001E6F51">
      <w:pPr>
        <w:spacing w:after="0" w:line="360" w:lineRule="auto"/>
        <w:ind w:firstLine="709"/>
        <w:jc w:val="both"/>
        <w:rPr>
          <w:rFonts w:ascii="Times New Roman" w:eastAsia="Times New Roman" w:hAnsi="Times New Roman" w:cs="Times New Roman"/>
          <w:color w:val="000000"/>
          <w:sz w:val="24"/>
          <w:szCs w:val="24"/>
        </w:rPr>
      </w:pPr>
    </w:p>
    <w:p w14:paraId="52C1C659" w14:textId="12EAC438" w:rsidR="008F7561" w:rsidRPr="00467B42" w:rsidRDefault="008F7561" w:rsidP="00467B42">
      <w:pPr>
        <w:pStyle w:val="Ttulo1"/>
        <w:spacing w:before="0" w:after="0" w:line="360" w:lineRule="auto"/>
        <w:jc w:val="both"/>
        <w:rPr>
          <w:rFonts w:ascii="Times New Roman" w:eastAsia="Times New Roman" w:hAnsi="Times New Roman" w:cs="Times New Roman"/>
          <w:b/>
          <w:bCs/>
          <w:sz w:val="24"/>
          <w:szCs w:val="24"/>
        </w:rPr>
      </w:pPr>
      <w:r w:rsidRPr="00467B42">
        <w:rPr>
          <w:rFonts w:ascii="Times New Roman" w:eastAsia="Times New Roman" w:hAnsi="Times New Roman" w:cs="Times New Roman"/>
          <w:b/>
          <w:bCs/>
          <w:sz w:val="24"/>
          <w:szCs w:val="24"/>
        </w:rPr>
        <w:lastRenderedPageBreak/>
        <w:t>4 METODOLOGIA</w:t>
      </w:r>
      <w:bookmarkEnd w:id="128"/>
      <w:bookmarkEnd w:id="129"/>
    </w:p>
    <w:p w14:paraId="5BA2DE2D" w14:textId="5B3FFCE5" w:rsidR="003E67A4" w:rsidRDefault="003E67A4" w:rsidP="00467B42">
      <w:pPr>
        <w:spacing w:after="0" w:line="360" w:lineRule="auto"/>
        <w:ind w:firstLine="709"/>
        <w:jc w:val="both"/>
        <w:rPr>
          <w:rFonts w:ascii="Times New Roman" w:eastAsia="Times New Roman" w:hAnsi="Times New Roman" w:cs="Times New Roman"/>
          <w:sz w:val="24"/>
          <w:szCs w:val="24"/>
        </w:rPr>
      </w:pPr>
      <w:r w:rsidRPr="003E67A4">
        <w:rPr>
          <w:rFonts w:ascii="Times New Roman" w:eastAsia="Times New Roman" w:hAnsi="Times New Roman" w:cs="Times New Roman"/>
          <w:sz w:val="24"/>
          <w:szCs w:val="24"/>
        </w:rPr>
        <w:t>Este capítulo apresenta as escolhas metodológicas referentes à análise desenvolvida no trabalho, articulando o referencial teórico desenvolvido anteriormente com dados da cidade de Porto Alegre, com o objetivo de responder às perguntas centrais do trabalho, sendo escolhido o modelo de efeitos fixos para a análise empírica em duas dimensões (</w:t>
      </w:r>
      <w:proofErr w:type="spellStart"/>
      <w:r w:rsidRPr="003E67A4">
        <w:rPr>
          <w:rFonts w:ascii="Times New Roman" w:eastAsia="Times New Roman" w:hAnsi="Times New Roman" w:cs="Times New Roman"/>
          <w:sz w:val="24"/>
          <w:szCs w:val="24"/>
        </w:rPr>
        <w:t>Two</w:t>
      </w:r>
      <w:proofErr w:type="spellEnd"/>
      <w:r w:rsidRPr="003E67A4">
        <w:rPr>
          <w:rFonts w:ascii="Times New Roman" w:eastAsia="Times New Roman" w:hAnsi="Times New Roman" w:cs="Times New Roman"/>
          <w:sz w:val="24"/>
          <w:szCs w:val="24"/>
        </w:rPr>
        <w:t xml:space="preserve">-Way </w:t>
      </w:r>
      <w:proofErr w:type="spellStart"/>
      <w:r w:rsidRPr="003E67A4">
        <w:rPr>
          <w:rFonts w:ascii="Times New Roman" w:eastAsia="Times New Roman" w:hAnsi="Times New Roman" w:cs="Times New Roman"/>
          <w:sz w:val="24"/>
          <w:szCs w:val="24"/>
        </w:rPr>
        <w:t>Fixed</w:t>
      </w:r>
      <w:proofErr w:type="spellEnd"/>
      <w:r w:rsidRPr="003E67A4">
        <w:rPr>
          <w:rFonts w:ascii="Times New Roman" w:eastAsia="Times New Roman" w:hAnsi="Times New Roman" w:cs="Times New Roman"/>
          <w:sz w:val="24"/>
          <w:szCs w:val="24"/>
        </w:rPr>
        <w:t xml:space="preserve"> </w:t>
      </w:r>
      <w:proofErr w:type="spellStart"/>
      <w:r w:rsidRPr="003E67A4">
        <w:rPr>
          <w:rFonts w:ascii="Times New Roman" w:eastAsia="Times New Roman" w:hAnsi="Times New Roman" w:cs="Times New Roman"/>
          <w:sz w:val="24"/>
          <w:szCs w:val="24"/>
        </w:rPr>
        <w:t>Effects</w:t>
      </w:r>
      <w:proofErr w:type="spellEnd"/>
      <w:r w:rsidRPr="003E67A4">
        <w:rPr>
          <w:rFonts w:ascii="Times New Roman" w:eastAsia="Times New Roman" w:hAnsi="Times New Roman" w:cs="Times New Roman"/>
          <w:sz w:val="24"/>
          <w:szCs w:val="24"/>
        </w:rPr>
        <w:t>). Parte-se da definição do modelo econométrico utilizado, justificando sua adequação ao problema de pesquisa e descrevendo sua especificação formal. A segunda parte do capítulo volta-se para os procedimentos de coleta, tratamento e organização dos dados, descrevendo as fontes utilizadas, os critérios de seleção dos estabelecimentos referentes ao comércio noturno e as decisões tomadas para garantir comparabilidade territorial entre os períodos analisados. Por fim, são discutidas as principais limitações do estudo, como restrições dos dados e do recorte temporal disponível.</w:t>
      </w:r>
    </w:p>
    <w:p w14:paraId="7648FB88" w14:textId="0CB7A6BE" w:rsidR="00467B42" w:rsidRDefault="008F7561" w:rsidP="00467B42">
      <w:pPr>
        <w:spacing w:after="0" w:line="360" w:lineRule="auto"/>
        <w:ind w:firstLine="709"/>
        <w:jc w:val="both"/>
        <w:rPr>
          <w:rFonts w:ascii="Times New Roman" w:eastAsia="Times New Roman" w:hAnsi="Times New Roman" w:cs="Times New Roman"/>
          <w:sz w:val="24"/>
          <w:szCs w:val="24"/>
        </w:rPr>
      </w:pPr>
      <w:r w:rsidRPr="00467B42">
        <w:rPr>
          <w:rFonts w:ascii="Times New Roman" w:eastAsia="Times New Roman" w:hAnsi="Times New Roman" w:cs="Times New Roman"/>
          <w:sz w:val="24"/>
          <w:szCs w:val="24"/>
        </w:rPr>
        <w:t xml:space="preserve">Além disso, foi utilizada IA (Inteligência Artificial), mais precisamente o modelo </w:t>
      </w:r>
      <w:proofErr w:type="spellStart"/>
      <w:r w:rsidRPr="00467B42">
        <w:rPr>
          <w:rFonts w:ascii="Times New Roman" w:eastAsia="Times New Roman" w:hAnsi="Times New Roman" w:cs="Times New Roman"/>
          <w:i/>
          <w:iCs/>
          <w:sz w:val="24"/>
          <w:szCs w:val="24"/>
        </w:rPr>
        <w:t>ChatGPT</w:t>
      </w:r>
      <w:proofErr w:type="spellEnd"/>
      <w:r w:rsidRPr="00467B42">
        <w:rPr>
          <w:rFonts w:ascii="Times New Roman" w:eastAsia="Times New Roman" w:hAnsi="Times New Roman" w:cs="Times New Roman"/>
          <w:i/>
          <w:iCs/>
          <w:sz w:val="24"/>
          <w:szCs w:val="24"/>
        </w:rPr>
        <w:t xml:space="preserve"> 5.2</w:t>
      </w:r>
      <w:r w:rsidRPr="00467B42">
        <w:rPr>
          <w:rFonts w:ascii="Times New Roman" w:eastAsia="Times New Roman" w:hAnsi="Times New Roman" w:cs="Times New Roman"/>
          <w:sz w:val="24"/>
          <w:szCs w:val="24"/>
        </w:rPr>
        <w:t xml:space="preserve">, </w:t>
      </w:r>
      <w:r w:rsidR="003E67A4" w:rsidRPr="003E67A4">
        <w:rPr>
          <w:rFonts w:ascii="Times New Roman" w:eastAsia="Times New Roman" w:hAnsi="Times New Roman" w:cs="Times New Roman"/>
          <w:sz w:val="24"/>
          <w:szCs w:val="24"/>
        </w:rPr>
        <w:t>para revisão de erros gramaticais e de sintaxe. Adicionalmente, o modelo foi utilizado como apoio na criação e revisão de códigos estatísticos no software R, amplamente utilizado para análise econométrica.</w:t>
      </w:r>
    </w:p>
    <w:p w14:paraId="4DC5D470" w14:textId="77777777" w:rsidR="003E67A4" w:rsidRPr="00467B42" w:rsidRDefault="003E67A4" w:rsidP="00467B42">
      <w:pPr>
        <w:spacing w:after="0" w:line="360" w:lineRule="auto"/>
        <w:ind w:firstLine="709"/>
        <w:jc w:val="both"/>
        <w:rPr>
          <w:rFonts w:ascii="Times New Roman" w:eastAsia="Times New Roman" w:hAnsi="Times New Roman" w:cs="Times New Roman"/>
          <w:sz w:val="24"/>
          <w:szCs w:val="24"/>
        </w:rPr>
      </w:pPr>
    </w:p>
    <w:p w14:paraId="035FBE26" w14:textId="77777777" w:rsidR="008F7561" w:rsidRPr="00467B42" w:rsidRDefault="008F7561" w:rsidP="00467B42">
      <w:pPr>
        <w:pStyle w:val="Ttulo2"/>
        <w:spacing w:before="0" w:after="0" w:line="360" w:lineRule="auto"/>
        <w:ind w:right="0"/>
        <w:jc w:val="both"/>
        <w:rPr>
          <w:b w:val="0"/>
          <w:bCs w:val="0"/>
          <w:color w:val="FF0000"/>
        </w:rPr>
      </w:pPr>
      <w:bookmarkStart w:id="130" w:name="_Toc225944936"/>
      <w:bookmarkStart w:id="131" w:name="_Toc228268374"/>
      <w:r w:rsidRPr="00467B42">
        <w:rPr>
          <w:b w:val="0"/>
          <w:bCs w:val="0"/>
        </w:rPr>
        <w:t>4.1 MODELO DE EFEITOS FIXOS</w:t>
      </w:r>
      <w:bookmarkEnd w:id="130"/>
      <w:bookmarkEnd w:id="131"/>
    </w:p>
    <w:p w14:paraId="24BFBB1B" w14:textId="31F18C3E" w:rsidR="003E67A4" w:rsidRDefault="003E67A4" w:rsidP="00467B42">
      <w:pPr>
        <w:spacing w:after="0" w:line="360" w:lineRule="auto"/>
        <w:ind w:firstLine="709"/>
        <w:jc w:val="both"/>
        <w:rPr>
          <w:rFonts w:ascii="Times New Roman" w:eastAsia="Times New Roman" w:hAnsi="Times New Roman" w:cs="Times New Roman"/>
          <w:sz w:val="24"/>
          <w:szCs w:val="24"/>
        </w:rPr>
      </w:pPr>
      <w:r w:rsidRPr="003E67A4">
        <w:rPr>
          <w:rFonts w:ascii="Times New Roman" w:eastAsia="Times New Roman" w:hAnsi="Times New Roman" w:cs="Times New Roman"/>
          <w:sz w:val="24"/>
          <w:szCs w:val="24"/>
        </w:rPr>
        <w:t>A estratégia se baseia em um modelo de dados em painel com efeitos fixos em duas dimensões, com o objetivo de investigar a associação entre o comércio noturno e indicadores de desenvolvimento socioeconômico e de renda dos bairros. As unidades de análise são os bairros do município de Porto Alegre, com recorte temporal nos anos de 2000 e 2010. A escolha desses anos é justificada pela disponibilidade de indicadores socioeconômicos compatíveis e pela possibilidade de construir medidas comparáveis de estabelecimentos a partir dos registros da prefeitura. Além disso, foram elaborados seis modelos econométricos para cada variável dependente, possibilitando a comparação dos resultados obtidos.</w:t>
      </w:r>
    </w:p>
    <w:p w14:paraId="44810BF5" w14:textId="429B04BE" w:rsidR="008F7561" w:rsidRPr="00467B42" w:rsidRDefault="003E67A4" w:rsidP="00467B42">
      <w:pPr>
        <w:spacing w:after="0" w:line="360" w:lineRule="auto"/>
        <w:ind w:firstLine="709"/>
        <w:jc w:val="both"/>
        <w:rPr>
          <w:rFonts w:ascii="Times New Roman" w:eastAsia="Times New Roman" w:hAnsi="Times New Roman" w:cs="Times New Roman"/>
          <w:sz w:val="24"/>
          <w:szCs w:val="24"/>
        </w:rPr>
      </w:pPr>
      <w:r w:rsidRPr="003E67A4">
        <w:rPr>
          <w:rFonts w:ascii="Times New Roman" w:eastAsia="Times New Roman" w:hAnsi="Times New Roman" w:cs="Times New Roman"/>
          <w:sz w:val="24"/>
          <w:szCs w:val="24"/>
        </w:rPr>
        <w:t>A escolha do modelo de efeitos fixos em duas dimensões (</w:t>
      </w:r>
      <w:proofErr w:type="spellStart"/>
      <w:r w:rsidRPr="003E67A4">
        <w:rPr>
          <w:rFonts w:ascii="Times New Roman" w:eastAsia="Times New Roman" w:hAnsi="Times New Roman" w:cs="Times New Roman"/>
          <w:sz w:val="24"/>
          <w:szCs w:val="24"/>
        </w:rPr>
        <w:t>Two</w:t>
      </w:r>
      <w:proofErr w:type="spellEnd"/>
      <w:r w:rsidRPr="003E67A4">
        <w:rPr>
          <w:rFonts w:ascii="Times New Roman" w:eastAsia="Times New Roman" w:hAnsi="Times New Roman" w:cs="Times New Roman"/>
          <w:sz w:val="24"/>
          <w:szCs w:val="24"/>
        </w:rPr>
        <w:t xml:space="preserve">-Way </w:t>
      </w:r>
      <w:proofErr w:type="spellStart"/>
      <w:r w:rsidRPr="003E67A4">
        <w:rPr>
          <w:rFonts w:ascii="Times New Roman" w:eastAsia="Times New Roman" w:hAnsi="Times New Roman" w:cs="Times New Roman"/>
          <w:sz w:val="24"/>
          <w:szCs w:val="24"/>
        </w:rPr>
        <w:t>Fixed</w:t>
      </w:r>
      <w:proofErr w:type="spellEnd"/>
      <w:r w:rsidRPr="003E67A4">
        <w:rPr>
          <w:rFonts w:ascii="Times New Roman" w:eastAsia="Times New Roman" w:hAnsi="Times New Roman" w:cs="Times New Roman"/>
          <w:sz w:val="24"/>
          <w:szCs w:val="24"/>
        </w:rPr>
        <w:t xml:space="preserve"> </w:t>
      </w:r>
      <w:proofErr w:type="spellStart"/>
      <w:r w:rsidRPr="003E67A4">
        <w:rPr>
          <w:rFonts w:ascii="Times New Roman" w:eastAsia="Times New Roman" w:hAnsi="Times New Roman" w:cs="Times New Roman"/>
          <w:sz w:val="24"/>
          <w:szCs w:val="24"/>
        </w:rPr>
        <w:t>Effects</w:t>
      </w:r>
      <w:proofErr w:type="spellEnd"/>
      <w:r w:rsidRPr="003E67A4">
        <w:rPr>
          <w:rFonts w:ascii="Times New Roman" w:eastAsia="Times New Roman" w:hAnsi="Times New Roman" w:cs="Times New Roman"/>
          <w:sz w:val="24"/>
          <w:szCs w:val="24"/>
        </w:rPr>
        <w:t xml:space="preserve">) é apropriada para este estudo, pois permite controlar pela presença de características fixas não observadas nas unidades de análise, como localização geográfica, padrão urbanístico e perfil socioeconômico histórico, que podem influenciar simultaneamente a variável de interesse e o resultado, gerando viés. </w:t>
      </w:r>
      <w:proofErr w:type="spellStart"/>
      <w:r w:rsidRPr="003E67A4">
        <w:rPr>
          <w:rFonts w:ascii="Times New Roman" w:eastAsia="Times New Roman" w:hAnsi="Times New Roman" w:cs="Times New Roman"/>
          <w:sz w:val="24"/>
          <w:szCs w:val="24"/>
        </w:rPr>
        <w:t>Wooldridge</w:t>
      </w:r>
      <w:proofErr w:type="spellEnd"/>
      <w:r w:rsidRPr="003E67A4">
        <w:rPr>
          <w:rFonts w:ascii="Times New Roman" w:eastAsia="Times New Roman" w:hAnsi="Times New Roman" w:cs="Times New Roman"/>
          <w:sz w:val="24"/>
          <w:szCs w:val="24"/>
        </w:rPr>
        <w:t xml:space="preserve"> (2010) argumenta que o estimador de efeitos fixos, obtido pela transformação </w:t>
      </w:r>
      <w:proofErr w:type="spellStart"/>
      <w:r w:rsidRPr="003E67A4">
        <w:rPr>
          <w:rFonts w:ascii="Times New Roman" w:eastAsia="Times New Roman" w:hAnsi="Times New Roman" w:cs="Times New Roman"/>
          <w:sz w:val="24"/>
          <w:szCs w:val="24"/>
        </w:rPr>
        <w:t>within</w:t>
      </w:r>
      <w:proofErr w:type="spellEnd"/>
      <w:r w:rsidRPr="003E67A4">
        <w:rPr>
          <w:rFonts w:ascii="Times New Roman" w:eastAsia="Times New Roman" w:hAnsi="Times New Roman" w:cs="Times New Roman"/>
          <w:sz w:val="24"/>
          <w:szCs w:val="24"/>
        </w:rPr>
        <w:t xml:space="preserve">, que elimina a média individual temporal de cada unidade, produz estimativas não viesadas e consistentes dos parâmetros de interesse, independentemente da correlação entre os efeitos não observados e os </w:t>
      </w:r>
      <w:proofErr w:type="spellStart"/>
      <w:r w:rsidRPr="003E67A4">
        <w:rPr>
          <w:rFonts w:ascii="Times New Roman" w:eastAsia="Times New Roman" w:hAnsi="Times New Roman" w:cs="Times New Roman"/>
          <w:sz w:val="24"/>
          <w:szCs w:val="24"/>
        </w:rPr>
        <w:t>regressores</w:t>
      </w:r>
      <w:proofErr w:type="spellEnd"/>
      <w:r w:rsidRPr="003E67A4">
        <w:rPr>
          <w:rFonts w:ascii="Times New Roman" w:eastAsia="Times New Roman" w:hAnsi="Times New Roman" w:cs="Times New Roman"/>
          <w:sz w:val="24"/>
          <w:szCs w:val="24"/>
        </w:rPr>
        <w:t xml:space="preserve">. Além disso, como não há uma </w:t>
      </w:r>
      <w:r w:rsidRPr="003E67A4">
        <w:rPr>
          <w:rFonts w:ascii="Times New Roman" w:eastAsia="Times New Roman" w:hAnsi="Times New Roman" w:cs="Times New Roman"/>
          <w:sz w:val="24"/>
          <w:szCs w:val="24"/>
        </w:rPr>
        <w:lastRenderedPageBreak/>
        <w:t xml:space="preserve">política específica aplicada somente a parte dos bairros, não é possível definir grupos de tratamento e controle nos moldes dos modelos de diferenças em diferenças. Conforme </w:t>
      </w:r>
      <w:proofErr w:type="spellStart"/>
      <w:r w:rsidRPr="003E67A4">
        <w:rPr>
          <w:rFonts w:ascii="Times New Roman" w:eastAsia="Times New Roman" w:hAnsi="Times New Roman" w:cs="Times New Roman"/>
          <w:sz w:val="24"/>
          <w:szCs w:val="24"/>
        </w:rPr>
        <w:t>Angrist</w:t>
      </w:r>
      <w:proofErr w:type="spellEnd"/>
      <w:r w:rsidRPr="003E67A4">
        <w:rPr>
          <w:rFonts w:ascii="Times New Roman" w:eastAsia="Times New Roman" w:hAnsi="Times New Roman" w:cs="Times New Roman"/>
          <w:sz w:val="24"/>
          <w:szCs w:val="24"/>
        </w:rPr>
        <w:t xml:space="preserve"> e </w:t>
      </w:r>
      <w:proofErr w:type="spellStart"/>
      <w:r w:rsidRPr="003E67A4">
        <w:rPr>
          <w:rFonts w:ascii="Times New Roman" w:eastAsia="Times New Roman" w:hAnsi="Times New Roman" w:cs="Times New Roman"/>
          <w:sz w:val="24"/>
          <w:szCs w:val="24"/>
        </w:rPr>
        <w:t>Pischke</w:t>
      </w:r>
      <w:proofErr w:type="spellEnd"/>
      <w:r w:rsidRPr="003E67A4">
        <w:rPr>
          <w:rFonts w:ascii="Times New Roman" w:eastAsia="Times New Roman" w:hAnsi="Times New Roman" w:cs="Times New Roman"/>
          <w:sz w:val="24"/>
          <w:szCs w:val="24"/>
        </w:rPr>
        <w:t xml:space="preserve"> (2008), a chave para a estimação por efeitos fixos é a suposição de que essas variáveis não observadas são fixas e específicas de cada unidade, não variando ao longo do tempo. Nesse sentido, </w:t>
      </w:r>
      <w:proofErr w:type="spellStart"/>
      <w:r w:rsidRPr="003E67A4">
        <w:rPr>
          <w:rFonts w:ascii="Times New Roman" w:eastAsia="Times New Roman" w:hAnsi="Times New Roman" w:cs="Times New Roman"/>
          <w:sz w:val="24"/>
          <w:szCs w:val="24"/>
        </w:rPr>
        <w:t>Baltagi</w:t>
      </w:r>
      <w:proofErr w:type="spellEnd"/>
      <w:r w:rsidRPr="003E67A4">
        <w:rPr>
          <w:rFonts w:ascii="Times New Roman" w:eastAsia="Times New Roman" w:hAnsi="Times New Roman" w:cs="Times New Roman"/>
          <w:sz w:val="24"/>
          <w:szCs w:val="24"/>
        </w:rPr>
        <w:t xml:space="preserve"> (2005) acrescenta que a especificação de efeitos fixos em duas dimensões é particularmente vantajosa em painéis curtos com poucas unidades de tempo, pois permite eliminar tanto a heterogeneidade específica de cada unidade quanto os choques agregados comuns a todos os grupos em cada período. Dessa forma, o modelo de efeitos fixos em duas dimensões controla simultaneamente por efeitos específicos de cada bairro e por choques agregados comuns a todos os bairros em cada período, como mudanças macroeconômicas, políticas municipais de abrangência geral ou transformações institucionais ocorridas entre 2000 e 2010. Assim, o modelo econométrico utilizado pode ser representado por: </w:t>
      </w:r>
    </w:p>
    <w:p w14:paraId="25B481D5" w14:textId="77777777" w:rsidR="008F7561" w:rsidRPr="00467B42" w:rsidRDefault="00E92370" w:rsidP="00A229AF">
      <w:pPr>
        <w:spacing w:after="0" w:line="360" w:lineRule="auto"/>
        <w:ind w:firstLine="709"/>
        <w:jc w:val="center"/>
        <w:rPr>
          <w:rFonts w:ascii="Times New Roman" w:eastAsia="Times New Roman" w:hAnsi="Times New Roman" w:cs="Times New Roman"/>
          <w:sz w:val="24"/>
          <w:szCs w:val="24"/>
        </w:rPr>
      </w:pPr>
      <m:oMath>
        <m:sSub>
          <m:sSubPr>
            <m:ctrlPr>
              <w:rPr>
                <w:rStyle w:val="mord"/>
                <w:rFonts w:ascii="Cambria Math" w:hAnsi="Cambria Math" w:cs="Times New Roman"/>
                <w:sz w:val="24"/>
                <w:szCs w:val="24"/>
              </w:rPr>
            </m:ctrlPr>
          </m:sSubPr>
          <m:e>
            <m:r>
              <w:rPr>
                <w:rStyle w:val="mord"/>
                <w:rFonts w:ascii="Cambria Math" w:hAnsi="Cambria Math" w:cs="Times New Roman"/>
                <w:sz w:val="24"/>
                <w:szCs w:val="24"/>
              </w:rPr>
              <m:t>Y</m:t>
            </m:r>
          </m:e>
          <m:sub>
            <m:r>
              <w:rPr>
                <w:rStyle w:val="mord"/>
                <w:rFonts w:ascii="Cambria Math"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m:rPr>
            <m:sty m:val="p"/>
          </m:rPr>
          <w:rPr>
            <w:rStyle w:val="vlist-s"/>
            <w:rFonts w:ascii="Cambria Math" w:hAnsi="Cambria Math" w:cs="Times New Roman"/>
            <w:sz w:val="24"/>
            <w:szCs w:val="24"/>
          </w:rPr>
          <m:t>​</m:t>
        </m:r>
        <m:r>
          <m:rPr>
            <m:sty m:val="p"/>
          </m:rPr>
          <w:rPr>
            <w:rStyle w:val="mbin"/>
            <w:rFonts w:ascii="Cambria Math"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m:rPr>
            <m:sty m:val="p"/>
          </m:rPr>
          <w:rPr>
            <w:rStyle w:val="mbin"/>
            <w:rFonts w:ascii="Cambria Math"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βX</m:t>
            </m:r>
          </m:e>
          <m:sub>
            <m:r>
              <w:rPr>
                <w:rStyle w:val="mord"/>
                <w:rFonts w:ascii="Cambria Math" w:hAnsi="Cambria Math" w:cs="Times New Roman"/>
                <w:sz w:val="24"/>
                <w:szCs w:val="24"/>
              </w:rPr>
              <m:t>it</m:t>
            </m:r>
          </m:sub>
        </m:sSub>
        <m:r>
          <m:rPr>
            <m:sty m:val="p"/>
          </m:rPr>
          <w:rPr>
            <w:rStyle w:val="vlist-s"/>
            <w:rFonts w:ascii="Cambria Math" w:hAnsi="Cambria Math" w:cs="Times New Roman"/>
            <w:sz w:val="24"/>
            <w:szCs w:val="24"/>
          </w:rPr>
          <m:t>​</m:t>
        </m:r>
        <m:r>
          <m:rPr>
            <m:sty m:val="p"/>
          </m:rPr>
          <w:rPr>
            <w:rStyle w:val="mbin"/>
            <w:rFonts w:ascii="Cambria Math"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008F7561" w:rsidRPr="00467B42">
        <w:rPr>
          <w:rFonts w:ascii="Times New Roman" w:eastAsia="Times New Roman" w:hAnsi="Times New Roman" w:cs="Times New Roman"/>
          <w:sz w:val="24"/>
          <w:szCs w:val="24"/>
        </w:rPr>
        <w:t>,</w:t>
      </w:r>
    </w:p>
    <w:p w14:paraId="18E59B54" w14:textId="77777777" w:rsidR="008F7561" w:rsidRPr="00467B42" w:rsidRDefault="008F7561" w:rsidP="00467B42">
      <w:pPr>
        <w:spacing w:after="0" w:line="360" w:lineRule="auto"/>
        <w:ind w:firstLine="709"/>
        <w:jc w:val="both"/>
        <w:rPr>
          <w:rFonts w:ascii="Times New Roman" w:eastAsia="Times New Roman" w:hAnsi="Times New Roman" w:cs="Times New Roman"/>
          <w:sz w:val="24"/>
          <w:szCs w:val="24"/>
        </w:rPr>
      </w:pPr>
      <w:r w:rsidRPr="00467B42">
        <w:rPr>
          <w:rFonts w:ascii="Times New Roman" w:eastAsia="Times New Roman" w:hAnsi="Times New Roman" w:cs="Times New Roman"/>
          <w:sz w:val="24"/>
          <w:szCs w:val="24"/>
        </w:rPr>
        <w:t xml:space="preserve">em que </w:t>
      </w:r>
      <m:oMath>
        <m:r>
          <m:rPr>
            <m:sty m:val="p"/>
          </m:rPr>
          <w:rPr>
            <w:rStyle w:val="mord"/>
            <w:rFonts w:ascii="Cambria Math" w:hAnsi="Cambria Math" w:cs="Times New Roman"/>
            <w:sz w:val="24"/>
            <w:szCs w:val="24"/>
          </w:rPr>
          <m:t>Yit</m:t>
        </m:r>
      </m:oMath>
      <w:r w:rsidRPr="00467B42">
        <w:rPr>
          <w:rFonts w:ascii="Times New Roman" w:eastAsia="Times New Roman" w:hAnsi="Times New Roman" w:cs="Times New Roman"/>
          <w:sz w:val="24"/>
          <w:szCs w:val="24"/>
        </w:rPr>
        <w:t xml:space="preserve"> corresponde à variável dependente do modelo para a unidade </w:t>
      </w:r>
      <m:oMath>
        <m:r>
          <w:rPr>
            <w:rFonts w:ascii="Cambria Math" w:eastAsia="Times New Roman" w:hAnsi="Cambria Math" w:cs="Times New Roman"/>
            <w:sz w:val="24"/>
            <w:szCs w:val="24"/>
          </w:rPr>
          <m:t>i</m:t>
        </m:r>
      </m:oMath>
      <w:r w:rsidRPr="00467B42">
        <w:rPr>
          <w:rFonts w:ascii="Times New Roman" w:eastAsia="Times New Roman" w:hAnsi="Times New Roman" w:cs="Times New Roman"/>
          <w:sz w:val="24"/>
          <w:szCs w:val="24"/>
        </w:rPr>
        <w:t xml:space="preserve"> e para o período </w:t>
      </w:r>
      <m:oMath>
        <m:r>
          <w:rPr>
            <w:rFonts w:ascii="Cambria Math" w:eastAsia="Times New Roman" w:hAnsi="Cambria Math" w:cs="Times New Roman"/>
            <w:sz w:val="24"/>
            <w:szCs w:val="24"/>
          </w:rPr>
          <m:t>t</m:t>
        </m:r>
      </m:oMath>
      <w:r w:rsidRPr="00467B42">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X</m:t>
        </m:r>
      </m:oMath>
      <w:r w:rsidRPr="00467B42">
        <w:rPr>
          <w:rFonts w:ascii="Times New Roman" w:eastAsia="Times New Roman" w:hAnsi="Times New Roman" w:cs="Times New Roman"/>
          <w:sz w:val="24"/>
          <w:szCs w:val="24"/>
        </w:rPr>
        <w:t xml:space="preserve"> representa o vetor das variáveis independentes que influenciam o resultado, </w:t>
      </w:r>
      <m:oMath>
        <m:r>
          <w:rPr>
            <w:rFonts w:ascii="Cambria Math" w:eastAsia="Times New Roman" w:hAnsi="Cambria Math" w:cs="Times New Roman"/>
            <w:sz w:val="24"/>
            <w:szCs w:val="24"/>
          </w:rPr>
          <m:t>a</m:t>
        </m:r>
      </m:oMath>
      <w:r w:rsidRPr="00467B42">
        <w:rPr>
          <w:rFonts w:ascii="Times New Roman" w:eastAsia="Times New Roman" w:hAnsi="Times New Roman" w:cs="Times New Roman"/>
          <w:sz w:val="24"/>
          <w:szCs w:val="24"/>
        </w:rPr>
        <w:t xml:space="preserve"> é o efeito fixo específico de cada unidade, </w:t>
      </w:r>
      <m:oMath>
        <m:r>
          <m:rPr>
            <m:sty m:val="p"/>
          </m:rPr>
          <w:rPr>
            <w:rStyle w:val="mord"/>
            <w:rFonts w:ascii="Cambria Math" w:hAnsi="Cambria Math" w:cs="Times New Roman"/>
            <w:sz w:val="24"/>
            <w:szCs w:val="24"/>
          </w:rPr>
          <m:t>λ</m:t>
        </m:r>
      </m:oMath>
      <w:r w:rsidRPr="00467B42">
        <w:rPr>
          <w:rFonts w:ascii="Times New Roman" w:eastAsia="Times New Roman" w:hAnsi="Times New Roman" w:cs="Times New Roman"/>
          <w:sz w:val="24"/>
          <w:szCs w:val="24"/>
        </w:rPr>
        <w:t xml:space="preserve"> é o efeito fixo de ano, que captura os choques comuns a todos os bairros, e </w:t>
      </w:r>
      <m:oMath>
        <m:r>
          <m:rPr>
            <m:sty m:val="p"/>
          </m:rPr>
          <w:rPr>
            <w:rStyle w:val="mord"/>
            <w:rFonts w:ascii="Cambria Math" w:hAnsi="Cambria Math" w:cs="Times New Roman"/>
            <w:sz w:val="24"/>
            <w:szCs w:val="24"/>
          </w:rPr>
          <m:t>ε</m:t>
        </m:r>
      </m:oMath>
      <w:r w:rsidRPr="00467B42">
        <w:rPr>
          <w:rFonts w:ascii="Times New Roman" w:eastAsia="Times New Roman" w:hAnsi="Times New Roman" w:cs="Times New Roman"/>
          <w:sz w:val="24"/>
          <w:szCs w:val="24"/>
        </w:rPr>
        <w:t xml:space="preserve"> é o termo de erro da regressão. Dessa forma, a estimação do modelo de efeitos fixos é realizada por meio do estimador </w:t>
      </w:r>
      <w:proofErr w:type="spellStart"/>
      <w:r w:rsidRPr="00467B42">
        <w:rPr>
          <w:rFonts w:ascii="Times New Roman" w:eastAsia="Times New Roman" w:hAnsi="Times New Roman" w:cs="Times New Roman"/>
          <w:i/>
          <w:iCs/>
          <w:sz w:val="24"/>
          <w:szCs w:val="24"/>
        </w:rPr>
        <w:t>within</w:t>
      </w:r>
      <w:proofErr w:type="spellEnd"/>
      <w:r w:rsidRPr="00467B42">
        <w:rPr>
          <w:rFonts w:ascii="Times New Roman" w:eastAsia="Times New Roman" w:hAnsi="Times New Roman" w:cs="Times New Roman"/>
          <w:sz w:val="24"/>
          <w:szCs w:val="24"/>
        </w:rPr>
        <w:t>, consistindo em subtrair de cada variável a sua média temporal por bairro:</w:t>
      </w:r>
    </w:p>
    <w:p w14:paraId="3B849BEA" w14:textId="77777777" w:rsidR="008F7561" w:rsidRPr="00467B42" w:rsidRDefault="00E92370" w:rsidP="00A229AF">
      <w:pPr>
        <w:spacing w:after="0" w:line="360" w:lineRule="auto"/>
        <w:ind w:firstLine="709"/>
        <w:jc w:val="center"/>
        <w:rPr>
          <w:rFonts w:ascii="Times New Roman" w:eastAsia="Times New Roman" w:hAnsi="Times New Roman" w:cs="Times New Roman"/>
          <w:sz w:val="24"/>
          <w:szCs w:val="24"/>
        </w:rPr>
      </w:pPr>
      <m:oMath>
        <m:sSub>
          <m:sSubPr>
            <m:ctrlPr>
              <w:rPr>
                <w:rStyle w:val="mord"/>
                <w:rFonts w:ascii="Cambria Math" w:hAnsi="Cambria Math" w:cs="Times New Roman"/>
                <w:sz w:val="24"/>
                <w:szCs w:val="24"/>
              </w:rPr>
            </m:ctrlPr>
          </m:sSubPr>
          <m:e>
            <m:sSub>
              <m:sSubPr>
                <m:ctrlPr>
                  <w:rPr>
                    <w:rStyle w:val="mord"/>
                    <w:rFonts w:ascii="Cambria Math" w:hAnsi="Cambria Math" w:cs="Times New Roman"/>
                    <w:sz w:val="24"/>
                    <w:szCs w:val="24"/>
                  </w:rPr>
                </m:ctrlPr>
              </m:sSubPr>
              <m:e>
                <m:acc>
                  <m:accPr>
                    <m:chr m:val="̃"/>
                    <m:ctrlPr>
                      <w:rPr>
                        <w:rStyle w:val="mord"/>
                        <w:rFonts w:ascii="Cambria Math" w:hAnsi="Cambria Math" w:cs="Times New Roman"/>
                        <w:i/>
                        <w:sz w:val="24"/>
                        <w:szCs w:val="24"/>
                      </w:rPr>
                    </m:ctrlPr>
                  </m:accPr>
                  <m:e>
                    <m:r>
                      <w:rPr>
                        <w:rStyle w:val="mord"/>
                        <w:rFonts w:ascii="Cambria Math" w:hAnsi="Cambria Math" w:cs="Times New Roman"/>
                        <w:sz w:val="24"/>
                        <w:szCs w:val="24"/>
                      </w:rPr>
                      <m:t>Y</m:t>
                    </m:r>
                  </m:e>
                </m:acc>
              </m:e>
              <m:sub>
                <m:r>
                  <w:rPr>
                    <w:rFonts w:ascii="Cambria Math" w:eastAsia="Times New Roman" w:hAnsi="Cambria Math" w:cs="Times New Roman"/>
                    <w:sz w:val="24"/>
                    <w:szCs w:val="24"/>
                  </w:rPr>
                  <m:t>it</m:t>
                </m:r>
              </m:sub>
            </m:sSub>
            <m:r>
              <w:rPr>
                <w:rFonts w:ascii="Cambria Math"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Y</m:t>
                </m:r>
              </m:e>
              <m:sub>
                <m:r>
                  <w:rPr>
                    <w:rStyle w:val="mord"/>
                    <w:rFonts w:ascii="Cambria Math" w:hAnsi="Cambria Math" w:cs="Times New Roman"/>
                    <w:sz w:val="24"/>
                    <w:szCs w:val="24"/>
                  </w:rPr>
                  <m:t>it</m:t>
                </m:r>
              </m:sub>
            </m:sSub>
            <m:r>
              <w:rPr>
                <w:rStyle w:val="mord"/>
                <w:rFonts w:ascii="Cambria Math" w:hAnsi="Cambria Math" w:cs="Times New Roman"/>
                <w:sz w:val="24"/>
                <w:szCs w:val="24"/>
              </w:rPr>
              <m:t>-</m:t>
            </m:r>
            <m:acc>
              <m:accPr>
                <m:chr m:val="̅"/>
                <m:ctrlPr>
                  <w:rPr>
                    <w:rStyle w:val="mord"/>
                    <w:rFonts w:ascii="Cambria Math" w:hAnsi="Cambria Math" w:cs="Times New Roman"/>
                    <w:i/>
                    <w:sz w:val="24"/>
                    <w:szCs w:val="24"/>
                  </w:rPr>
                </m:ctrlPr>
              </m:accPr>
              <m:e>
                <m:r>
                  <w:rPr>
                    <w:rStyle w:val="mord"/>
                    <w:rFonts w:ascii="Cambria Math" w:hAnsi="Cambria Math" w:cs="Times New Roman"/>
                    <w:sz w:val="24"/>
                    <w:szCs w:val="24"/>
                  </w:rPr>
                  <m:t>Y</m:t>
                </m:r>
              </m:e>
            </m:acc>
          </m:e>
          <m:sub>
            <m:r>
              <w:rPr>
                <w:rStyle w:val="mord"/>
                <w:rFonts w:ascii="Cambria Math" w:hAnsi="Cambria Math" w:cs="Times New Roman"/>
                <w:sz w:val="24"/>
                <w:szCs w:val="24"/>
              </w:rPr>
              <m:t>i</m:t>
            </m:r>
          </m:sub>
        </m:sSub>
      </m:oMath>
      <w:r w:rsidR="008F7561" w:rsidRPr="00467B42">
        <w:rPr>
          <w:rStyle w:val="mord"/>
          <w:rFonts w:ascii="Times New Roman" w:hAnsi="Times New Roman" w:cs="Times New Roman"/>
          <w:sz w:val="24"/>
          <w:szCs w:val="24"/>
        </w:rPr>
        <w:t xml:space="preserve"> , </w:t>
      </w:r>
      <w:r w:rsidR="008F7561" w:rsidRPr="00467B42">
        <w:rPr>
          <w:rStyle w:val="mrel"/>
          <w:rFonts w:ascii="Times New Roman" w:hAnsi="Times New Roman" w:cs="Times New Roman"/>
          <w:sz w:val="24"/>
          <w:szCs w:val="24"/>
        </w:rPr>
        <w:t xml:space="preserve"> </w:t>
      </w:r>
      <m:oMath>
        <m:sSub>
          <m:sSubPr>
            <m:ctrlPr>
              <w:rPr>
                <w:rStyle w:val="mrel"/>
                <w:rFonts w:ascii="Cambria Math" w:hAnsi="Cambria Math" w:cs="Times New Roman"/>
                <w:i/>
                <w:sz w:val="24"/>
                <w:szCs w:val="24"/>
              </w:rPr>
            </m:ctrlPr>
          </m:sSubPr>
          <m:e>
            <m:acc>
              <m:accPr>
                <m:chr m:val="̃"/>
                <m:ctrlPr>
                  <w:rPr>
                    <w:rStyle w:val="mrel"/>
                    <w:rFonts w:ascii="Cambria Math" w:hAnsi="Cambria Math" w:cs="Times New Roman"/>
                    <w:i/>
                    <w:sz w:val="24"/>
                    <w:szCs w:val="24"/>
                  </w:rPr>
                </m:ctrlPr>
              </m:accPr>
              <m:e>
                <m:r>
                  <w:rPr>
                    <w:rStyle w:val="mrel"/>
                    <w:rFonts w:ascii="Cambria Math" w:hAnsi="Cambria Math" w:cs="Times New Roman"/>
                    <w:sz w:val="24"/>
                    <w:szCs w:val="24"/>
                  </w:rPr>
                  <m:t>X</m:t>
                </m:r>
              </m:e>
            </m:acc>
          </m:e>
          <m:sub>
            <m:r>
              <w:rPr>
                <w:rStyle w:val="mrel"/>
                <w:rFonts w:ascii="Cambria Math" w:hAnsi="Cambria Math" w:cs="Times New Roman"/>
                <w:sz w:val="24"/>
                <w:szCs w:val="24"/>
              </w:rPr>
              <m:t>it</m:t>
            </m:r>
          </m:sub>
        </m:sSub>
        <m:r>
          <w:rPr>
            <w:rStyle w:val="mrel"/>
            <w:rFonts w:ascii="Cambria Math" w:hAnsi="Cambria Math" w:cs="Times New Roman"/>
            <w:sz w:val="24"/>
            <w:szCs w:val="24"/>
          </w:rPr>
          <m:t xml:space="preserve"> =</m:t>
        </m:r>
        <m:sSub>
          <m:sSubPr>
            <m:ctrlPr>
              <w:rPr>
                <w:rStyle w:val="mrel"/>
                <w:rFonts w:ascii="Cambria Math" w:hAnsi="Cambria Math" w:cs="Times New Roman"/>
                <w:i/>
                <w:sz w:val="24"/>
                <w:szCs w:val="24"/>
              </w:rPr>
            </m:ctrlPr>
          </m:sSubPr>
          <m:e>
            <m:r>
              <w:rPr>
                <w:rStyle w:val="mrel"/>
                <w:rFonts w:ascii="Cambria Math" w:hAnsi="Cambria Math" w:cs="Times New Roman"/>
                <w:sz w:val="24"/>
                <w:szCs w:val="24"/>
              </w:rPr>
              <m:t>X</m:t>
            </m:r>
          </m:e>
          <m:sub>
            <m:r>
              <w:rPr>
                <w:rStyle w:val="mrel"/>
                <w:rFonts w:ascii="Cambria Math" w:hAnsi="Cambria Math" w:cs="Times New Roman"/>
                <w:sz w:val="24"/>
                <w:szCs w:val="24"/>
              </w:rPr>
              <m:t>it</m:t>
            </m:r>
          </m:sub>
        </m:sSub>
        <m:r>
          <w:rPr>
            <w:rStyle w:val="mrel"/>
            <w:rFonts w:ascii="Cambria Math" w:hAnsi="Cambria Math" w:cs="Times New Roman"/>
            <w:sz w:val="24"/>
            <w:szCs w:val="24"/>
          </w:rPr>
          <m:t xml:space="preserve">- </m:t>
        </m:r>
        <m:sSub>
          <m:sSubPr>
            <m:ctrlPr>
              <w:rPr>
                <w:rStyle w:val="mord"/>
                <w:rFonts w:ascii="Cambria Math" w:hAnsi="Cambria Math" w:cs="Times New Roman"/>
                <w:i/>
                <w:sz w:val="24"/>
                <w:szCs w:val="24"/>
              </w:rPr>
            </m:ctrlPr>
          </m:sSubPr>
          <m:e>
            <m:acc>
              <m:accPr>
                <m:chr m:val="̅"/>
                <m:ctrlPr>
                  <w:rPr>
                    <w:rStyle w:val="mord"/>
                    <w:rFonts w:ascii="Cambria Math" w:hAnsi="Cambria Math" w:cs="Times New Roman"/>
                    <w:i/>
                    <w:sz w:val="24"/>
                    <w:szCs w:val="24"/>
                  </w:rPr>
                </m:ctrlPr>
              </m:accPr>
              <m:e>
                <m:r>
                  <w:rPr>
                    <w:rStyle w:val="mord"/>
                    <w:rFonts w:ascii="Cambria Math" w:hAnsi="Cambria Math" w:cs="Times New Roman"/>
                    <w:sz w:val="24"/>
                    <w:szCs w:val="24"/>
                  </w:rPr>
                  <m:t>X</m:t>
                </m:r>
              </m:e>
            </m:acc>
          </m:e>
          <m:sub>
            <m:r>
              <w:rPr>
                <w:rStyle w:val="mord"/>
                <w:rFonts w:ascii="Cambria Math" w:hAnsi="Cambria Math" w:cs="Times New Roman"/>
                <w:sz w:val="24"/>
                <w:szCs w:val="24"/>
              </w:rPr>
              <m:t>i</m:t>
            </m:r>
          </m:sub>
        </m:sSub>
      </m:oMath>
    </w:p>
    <w:p w14:paraId="667D0AA0" w14:textId="77777777" w:rsidR="003E67A4" w:rsidRPr="003E67A4" w:rsidRDefault="003E67A4" w:rsidP="003E67A4">
      <w:pPr>
        <w:spacing w:after="0" w:line="360" w:lineRule="auto"/>
        <w:ind w:firstLine="709"/>
        <w:jc w:val="both"/>
        <w:rPr>
          <w:rFonts w:ascii="Times New Roman" w:eastAsia="Times New Roman" w:hAnsi="Times New Roman" w:cs="Times New Roman"/>
          <w:sz w:val="24"/>
          <w:szCs w:val="24"/>
        </w:rPr>
      </w:pPr>
      <w:r w:rsidRPr="003E67A4">
        <w:rPr>
          <w:rFonts w:ascii="Times New Roman" w:eastAsia="Times New Roman" w:hAnsi="Times New Roman" w:cs="Times New Roman"/>
          <w:sz w:val="24"/>
          <w:szCs w:val="24"/>
        </w:rPr>
        <w:t xml:space="preserve">eliminando, assim, todas as características fixas não observadas dentro de cada bairro. Essa transformação é equivalente à inclusão explícita de variáveis </w:t>
      </w:r>
      <w:proofErr w:type="spellStart"/>
      <w:r w:rsidRPr="003E67A4">
        <w:rPr>
          <w:rFonts w:ascii="Times New Roman" w:eastAsia="Times New Roman" w:hAnsi="Times New Roman" w:cs="Times New Roman"/>
          <w:i/>
          <w:iCs/>
          <w:sz w:val="24"/>
          <w:szCs w:val="24"/>
        </w:rPr>
        <w:t>dummies</w:t>
      </w:r>
      <w:proofErr w:type="spellEnd"/>
      <w:r w:rsidRPr="003E67A4">
        <w:rPr>
          <w:rFonts w:ascii="Times New Roman" w:eastAsia="Times New Roman" w:hAnsi="Times New Roman" w:cs="Times New Roman"/>
          <w:sz w:val="24"/>
          <w:szCs w:val="24"/>
        </w:rPr>
        <w:t xml:space="preserve"> para cada unidade e cada ano. Com essa transformação, a equação estimada passa a considerar somente as diferenças temporais dentro de cada bairro, de modo que o coeficiente representa o efeito da variação das variáveis explicativas sobre a variação das variáveis dependentes no mesmo bairro ao longo do tempo. Em termos formais, a transformação </w:t>
      </w:r>
      <w:proofErr w:type="spellStart"/>
      <w:r w:rsidRPr="003E67A4">
        <w:rPr>
          <w:rFonts w:ascii="Times New Roman" w:eastAsia="Times New Roman" w:hAnsi="Times New Roman" w:cs="Times New Roman"/>
          <w:i/>
          <w:iCs/>
          <w:sz w:val="24"/>
          <w:szCs w:val="24"/>
        </w:rPr>
        <w:t>within</w:t>
      </w:r>
      <w:proofErr w:type="spellEnd"/>
      <w:r w:rsidRPr="003E67A4">
        <w:rPr>
          <w:rFonts w:ascii="Times New Roman" w:eastAsia="Times New Roman" w:hAnsi="Times New Roman" w:cs="Times New Roman"/>
          <w:sz w:val="24"/>
          <w:szCs w:val="24"/>
        </w:rPr>
        <w:t xml:space="preserve"> resulta na expressão:</w:t>
      </w:r>
    </w:p>
    <w:p w14:paraId="5E20540A" w14:textId="77777777" w:rsidR="008F7561" w:rsidRPr="00A229AF" w:rsidRDefault="00E92370" w:rsidP="00467B42">
      <w:pPr>
        <w:spacing w:after="0" w:line="360" w:lineRule="auto"/>
        <w:ind w:firstLine="709"/>
        <w:jc w:val="both"/>
        <w:rPr>
          <w:rFonts w:ascii="Times New Roman" w:eastAsia="Cambria Math" w:hAnsi="Times New Roman" w:cs="Times New Roman"/>
          <w:sz w:val="24"/>
          <w:szCs w:val="24"/>
        </w:rPr>
      </w:pPr>
      <m:oMathPara>
        <m:oMathParaPr>
          <m:jc m:val="center"/>
        </m:oMathParaPr>
        <m:oMath>
          <m:sSub>
            <m:sSubPr>
              <m:ctrlPr>
                <w:rPr>
                  <w:rStyle w:val="mord"/>
                  <w:rFonts w:ascii="Cambria Math" w:hAnsi="Cambria Math" w:cs="Times New Roman"/>
                  <w:sz w:val="24"/>
                  <w:szCs w:val="24"/>
                </w:rPr>
              </m:ctrlPr>
            </m:sSubPr>
            <m:e>
              <m:acc>
                <m:accPr>
                  <m:chr m:val="̃"/>
                  <m:ctrlPr>
                    <w:rPr>
                      <w:rStyle w:val="mord"/>
                      <w:rFonts w:ascii="Cambria Math" w:hAnsi="Cambria Math" w:cs="Times New Roman"/>
                      <w:i/>
                      <w:sz w:val="24"/>
                      <w:szCs w:val="24"/>
                    </w:rPr>
                  </m:ctrlPr>
                </m:accPr>
                <m:e>
                  <m:r>
                    <w:rPr>
                      <w:rStyle w:val="mord"/>
                      <w:rFonts w:ascii="Cambria Math" w:hAnsi="Cambria Math" w:cs="Times New Roman"/>
                      <w:sz w:val="24"/>
                      <w:szCs w:val="24"/>
                    </w:rPr>
                    <m:t>Y</m:t>
                  </m:r>
                </m:e>
              </m:acc>
            </m:e>
            <m:sub>
              <m:r>
                <w:rPr>
                  <w:rFonts w:ascii="Cambria Math" w:eastAsia="Times New Roman" w:hAnsi="Cambria Math" w:cs="Times New Roman"/>
                  <w:sz w:val="24"/>
                  <w:szCs w:val="24"/>
                </w:rPr>
                <m:t>it</m:t>
              </m:r>
            </m:sub>
          </m:sSub>
          <m:r>
            <w:rPr>
              <w:rFonts w:ascii="Cambria Math" w:eastAsia="Cambria Math" w:hAnsi="Cambria Math" w:cs="Times New Roman"/>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 β</m:t>
          </m:r>
          <m:sSub>
            <m:sSubPr>
              <m:ctrlPr>
                <w:rPr>
                  <w:rStyle w:val="mrel"/>
                  <w:rFonts w:ascii="Cambria Math" w:hAnsi="Cambria Math" w:cs="Times New Roman"/>
                  <w:i/>
                  <w:sz w:val="24"/>
                  <w:szCs w:val="24"/>
                </w:rPr>
              </m:ctrlPr>
            </m:sSubPr>
            <m:e>
              <m:acc>
                <m:accPr>
                  <m:chr m:val="̃"/>
                  <m:ctrlPr>
                    <w:rPr>
                      <w:rStyle w:val="mrel"/>
                      <w:rFonts w:ascii="Cambria Math" w:hAnsi="Cambria Math" w:cs="Times New Roman"/>
                      <w:i/>
                      <w:sz w:val="24"/>
                      <w:szCs w:val="24"/>
                    </w:rPr>
                  </m:ctrlPr>
                </m:accPr>
                <m:e>
                  <m:r>
                    <w:rPr>
                      <w:rStyle w:val="mrel"/>
                      <w:rFonts w:ascii="Cambria Math" w:hAnsi="Cambria Math" w:cs="Times New Roman"/>
                      <w:sz w:val="24"/>
                      <w:szCs w:val="24"/>
                    </w:rPr>
                    <m:t>X</m:t>
                  </m:r>
                </m:e>
              </m:acc>
            </m:e>
            <m:sub>
              <m:r>
                <w:rPr>
                  <w:rStyle w:val="mrel"/>
                  <w:rFonts w:ascii="Cambria Math" w:hAnsi="Cambria Math" w:cs="Times New Roman"/>
                  <w:sz w:val="24"/>
                  <w:szCs w:val="24"/>
                </w:rPr>
                <m:t>it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acc>
                <m:accPr>
                  <m:chr m:val="̃"/>
                  <m:ctrlPr>
                    <w:rPr>
                      <w:rStyle w:val="mord"/>
                      <w:rFonts w:ascii="Cambria Math" w:hAnsi="Cambria Math" w:cs="Times New Roman"/>
                      <w:i/>
                      <w:sz w:val="24"/>
                      <w:szCs w:val="24"/>
                    </w:rPr>
                  </m:ctrlPr>
                </m:accPr>
                <m:e>
                  <m:r>
                    <m:rPr>
                      <m:sty m:val="p"/>
                    </m:rPr>
                    <w:rPr>
                      <w:rStyle w:val="mord"/>
                      <w:rFonts w:ascii="Cambria Math" w:hAnsi="Cambria Math" w:cs="Times New Roman"/>
                      <w:sz w:val="24"/>
                      <w:szCs w:val="24"/>
                    </w:rPr>
                    <m:t>ε</m:t>
                  </m:r>
                </m:e>
              </m:acc>
            </m:e>
            <m:sub>
              <m:r>
                <w:rPr>
                  <w:rStyle w:val="mord"/>
                  <w:rFonts w:ascii="Cambria Math" w:hAnsi="Cambria Math" w:cs="Times New Roman"/>
                  <w:sz w:val="24"/>
                  <w:szCs w:val="24"/>
                </w:rPr>
                <m:t>it</m:t>
              </m:r>
            </m:sub>
          </m:sSub>
        </m:oMath>
      </m:oMathPara>
    </w:p>
    <w:p w14:paraId="3FA75C7A" w14:textId="77777777" w:rsidR="00541DB9" w:rsidRDefault="00541DB9" w:rsidP="00467B42">
      <w:pPr>
        <w:spacing w:after="0" w:line="360" w:lineRule="auto"/>
        <w:ind w:firstLine="709"/>
        <w:jc w:val="both"/>
        <w:rPr>
          <w:rFonts w:ascii="Times New Roman" w:eastAsia="Times New Roman" w:hAnsi="Times New Roman" w:cs="Times New Roman"/>
          <w:sz w:val="24"/>
          <w:szCs w:val="24"/>
        </w:rPr>
      </w:pPr>
      <w:r w:rsidRPr="00541DB9">
        <w:rPr>
          <w:rFonts w:ascii="Times New Roman" w:eastAsia="Times New Roman" w:hAnsi="Times New Roman" w:cs="Times New Roman"/>
          <w:sz w:val="24"/>
          <w:szCs w:val="24"/>
        </w:rPr>
        <w:t xml:space="preserve">na qual o efeito fixo desaparece, por permanecer constante ao longo do tempo. A identificação econométrica ocorre exclusivamente a partir da variação temporal nos bairros, o que impede que as diferenças estruturais entre eles influenciem o resultado. As estimativas são interpretadas como associações condicionais, uma vez que o desenho não se baseia em uma intervenção exógena claramente identificada (ANGRIST; PISCHKE, 2008). </w:t>
      </w:r>
    </w:p>
    <w:p w14:paraId="02643776" w14:textId="36F13A4E" w:rsidR="008F7561" w:rsidRPr="00467B42" w:rsidRDefault="00541DB9" w:rsidP="00467B42">
      <w:pPr>
        <w:spacing w:after="0" w:line="360" w:lineRule="auto"/>
        <w:ind w:firstLine="709"/>
        <w:jc w:val="both"/>
        <w:rPr>
          <w:rFonts w:ascii="Times New Roman" w:eastAsia="Times New Roman" w:hAnsi="Times New Roman" w:cs="Times New Roman"/>
          <w:sz w:val="24"/>
          <w:szCs w:val="24"/>
        </w:rPr>
      </w:pPr>
      <w:r w:rsidRPr="00541DB9">
        <w:rPr>
          <w:rFonts w:ascii="Times New Roman" w:eastAsia="Times New Roman" w:hAnsi="Times New Roman" w:cs="Times New Roman"/>
          <w:sz w:val="24"/>
          <w:szCs w:val="24"/>
        </w:rPr>
        <w:lastRenderedPageBreak/>
        <w:t>Com isso, para cada variável dependente (IDHM e Renda média), foram estimados 6 modelos, alternando as combinações de variáveis independentes. Adicionalmente, foram estimadas versões com transformação logarítmica das variáveis dependentes, permitindo a interpretação dos efeitos em termos relativos. Os modelos ajustados ao trabalho para a variável IDHM são:</w:t>
      </w:r>
    </w:p>
    <w:p w14:paraId="59B05181" w14:textId="77777777" w:rsidR="008F7561" w:rsidRPr="00467B42" w:rsidRDefault="00E92370" w:rsidP="00A229AF">
      <w:pPr>
        <w:spacing w:after="0" w:line="360" w:lineRule="auto"/>
        <w:ind w:firstLine="709"/>
        <w:jc w:val="center"/>
        <w:rPr>
          <w:rStyle w:val="mord"/>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IDHM</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r>
          <w:rPr>
            <w:rFonts w:ascii="Cambria Math" w:eastAsia="Times New Roman" w:hAnsi="Cambria Math" w:cs="Times New Roman"/>
            <w:color w:val="FF0000"/>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 β</m:t>
        </m:r>
        <m:f>
          <m:fPr>
            <m:ctrlPr>
              <w:rPr>
                <w:rStyle w:val="mord"/>
                <w:rFonts w:ascii="Cambria Math" w:hAnsi="Cambria Math" w:cs="Times New Roman"/>
                <w:i/>
                <w:sz w:val="24"/>
                <w:szCs w:val="24"/>
              </w:rPr>
            </m:ctrlPr>
          </m:fPr>
          <m:num>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num>
          <m:den>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Pop</m:t>
                </m:r>
              </m:e>
              <m:sub>
                <m:r>
                  <w:rPr>
                    <w:rStyle w:val="mord"/>
                    <w:rFonts w:ascii="Cambria Math" w:hAnsi="Cambria Math" w:cs="Times New Roman"/>
                    <w:sz w:val="24"/>
                    <w:szCs w:val="24"/>
                  </w:rPr>
                  <m:t>it</m:t>
                </m:r>
              </m:sub>
            </m:sSub>
          </m:den>
        </m:f>
        <m:r>
          <w:rPr>
            <w:rStyle w:val="mord"/>
            <w:rFonts w:ascii="Cambria Math" w:eastAsia="Times New Roman" w:hAnsi="Cambria Math" w:cs="Times New Roman"/>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w:commentRangeStart w:id="132"/>
            <w:commentRangeEnd w:id="132"/>
            <m:r>
              <m:rPr>
                <m:sty m:val="p"/>
              </m:rPr>
              <w:rPr>
                <w:rStyle w:val="Refdecomentrio"/>
                <w:rFonts w:ascii="Cambria Math" w:hAnsi="Cambria Math" w:cs="Times New Roman"/>
                <w:sz w:val="24"/>
                <w:szCs w:val="24"/>
              </w:rPr>
              <w:commentReference w:id="132"/>
            </m:r>
          </m:sub>
        </m:sSub>
      </m:oMath>
      <w:r w:rsidR="008F7561" w:rsidRPr="00467B42">
        <w:rPr>
          <w:rStyle w:val="mord"/>
          <w:rFonts w:ascii="Times New Roman" w:eastAsia="Times New Roman" w:hAnsi="Times New Roman" w:cs="Times New Roman"/>
          <w:sz w:val="24"/>
          <w:szCs w:val="24"/>
        </w:rPr>
        <w:t>,</w:t>
      </w:r>
    </w:p>
    <w:p w14:paraId="5C339F13" w14:textId="77777777" w:rsidR="008F7561" w:rsidRPr="00467B42" w:rsidRDefault="00E92370" w:rsidP="00A229AF">
      <w:pPr>
        <w:spacing w:after="0" w:line="360" w:lineRule="auto"/>
        <w:ind w:firstLine="709"/>
        <w:jc w:val="center"/>
        <w:rPr>
          <w:rStyle w:val="mord"/>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IDHM</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 xml:space="preserve">= </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r>
          <w:rPr>
            <w:rFonts w:ascii="Cambria Math" w:eastAsia="Times New Roman" w:hAnsi="Cambria Math" w:cs="Times New Roman"/>
            <w:color w:val="FF0000"/>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 xml:space="preserve">+ </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 xml:space="preserve"> β</m:t>
            </m:r>
          </m:e>
          <m:sub>
            <m:r>
              <w:rPr>
                <w:rStyle w:val="mord"/>
                <w:rFonts w:ascii="Cambria Math" w:hAnsi="Cambria Math" w:cs="Times New Roman"/>
                <w:sz w:val="24"/>
                <w:szCs w:val="24"/>
              </w:rPr>
              <m:t>2</m:t>
            </m:r>
          </m:sub>
        </m:sSub>
        <m:sSub>
          <m:sSubPr>
            <m:ctrlPr>
              <w:rPr>
                <w:rStyle w:val="mord"/>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Pop</m:t>
            </m:r>
          </m:e>
          <m:sub>
            <m:r>
              <w:rPr>
                <w:rStyle w:val="mord"/>
                <w:rFonts w:ascii="Cambria Math" w:eastAsia="Times New Roman" w:hAnsi="Cambria Math" w:cs="Times New Roman"/>
                <w:sz w:val="24"/>
                <w:szCs w:val="24"/>
              </w:rPr>
              <m:t>it</m:t>
            </m:r>
          </m:sub>
        </m:sSub>
      </m:oMath>
      <w:r w:rsidR="008F7561" w:rsidRPr="00467B42">
        <w:rPr>
          <w:rStyle w:val="mord"/>
          <w:rFonts w:ascii="Times New Roman" w:eastAsia="Times New Roman" w:hAnsi="Times New Roman" w:cs="Times New Roman"/>
          <w:sz w:val="24"/>
          <w:szCs w:val="24"/>
        </w:rPr>
        <w:t>,</w:t>
      </w:r>
    </w:p>
    <w:p w14:paraId="436A8B3F" w14:textId="5FFEAD17" w:rsidR="008F7561" w:rsidRPr="00467B42" w:rsidRDefault="00E92370" w:rsidP="00A229AF">
      <w:pPr>
        <w:spacing w:after="0" w:line="360" w:lineRule="auto"/>
        <w:ind w:firstLine="709"/>
        <w:jc w:val="center"/>
        <w:rPr>
          <w:rStyle w:val="mord"/>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IDHM</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 xml:space="preserve">= </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r>
          <w:rPr>
            <w:rFonts w:ascii="Cambria Math" w:eastAsia="Times New Roman" w:hAnsi="Cambria Math" w:cs="Times New Roman"/>
            <w:color w:val="FF0000"/>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 xml:space="preserve">+ </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r>
          <w:rPr>
            <w:rStyle w:val="mord"/>
            <w:rFonts w:ascii="Cambria Math" w:eastAsia="Times New Roman" w:hAnsi="Cambria Math" w:cs="Times New Roman"/>
            <w:sz w:val="24"/>
            <w:szCs w:val="24"/>
          </w:rPr>
          <m:t xml:space="preserve">+ </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 xml:space="preserve"> β</m:t>
            </m:r>
          </m:e>
          <m:sub>
            <m:r>
              <w:rPr>
                <w:rStyle w:val="mord"/>
                <w:rFonts w:ascii="Cambria Math" w:hAnsi="Cambria Math" w:cs="Times New Roman"/>
                <w:sz w:val="24"/>
                <w:szCs w:val="24"/>
              </w:rPr>
              <m:t>2</m:t>
            </m:r>
          </m:sub>
        </m:sSub>
        <m:sSub>
          <m:sSubPr>
            <m:ctrlPr>
              <w:rPr>
                <w:rStyle w:val="mord"/>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Renda Média</m:t>
            </m:r>
          </m:e>
          <m:sub>
            <m:r>
              <w:rPr>
                <w:rStyle w:val="mord"/>
                <w:rFonts w:ascii="Cambria Math" w:eastAsia="Times New Roman" w:hAnsi="Cambria Math" w:cs="Times New Roman"/>
                <w:sz w:val="24"/>
                <w:szCs w:val="24"/>
              </w:rPr>
              <m:t>it</m:t>
            </m:r>
          </m:sub>
        </m:sSub>
      </m:oMath>
      <w:r w:rsidR="008F7561" w:rsidRPr="00467B42">
        <w:rPr>
          <w:rStyle w:val="mord"/>
          <w:rFonts w:ascii="Times New Roman" w:eastAsia="Times New Roman" w:hAnsi="Times New Roman" w:cs="Times New Roman"/>
          <w:sz w:val="24"/>
          <w:szCs w:val="24"/>
        </w:rPr>
        <w:t>,</w:t>
      </w:r>
    </w:p>
    <w:p w14:paraId="696CC694"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p>
    <w:p w14:paraId="7965E280" w14:textId="0B9B8A6E" w:rsidR="008F7561" w:rsidRPr="00467B42" w:rsidRDefault="006B3438" w:rsidP="00467B42">
      <w:pPr>
        <w:spacing w:after="0" w:line="360" w:lineRule="auto"/>
        <w:ind w:firstLine="709"/>
        <w:jc w:val="both"/>
        <w:rPr>
          <w:rStyle w:val="mord"/>
          <w:rFonts w:ascii="Times New Roman" w:eastAsia="Times New Roman" w:hAnsi="Times New Roman" w:cs="Times New Roman"/>
          <w:sz w:val="24"/>
          <w:szCs w:val="24"/>
        </w:rPr>
      </w:pPr>
      <w:r w:rsidRPr="006B3438">
        <w:rPr>
          <w:rFonts w:ascii="Times New Roman" w:eastAsia="Times New Roman" w:hAnsi="Times New Roman" w:cs="Times New Roman"/>
          <w:sz w:val="24"/>
          <w:szCs w:val="24"/>
        </w:rPr>
        <w:t>Nas versões com transformação logarítmica da variável dependente:</w:t>
      </w:r>
    </w:p>
    <w:p w14:paraId="54AF53B7" w14:textId="77777777" w:rsidR="008F7561" w:rsidRPr="00467B42" w:rsidRDefault="008F7561" w:rsidP="00A229AF">
      <w:pPr>
        <w:spacing w:after="0" w:line="360" w:lineRule="auto"/>
        <w:ind w:firstLine="709"/>
        <w:jc w:val="center"/>
        <w:rPr>
          <w:rStyle w:val="mord"/>
          <w:rFonts w:ascii="Times New Roman" w:eastAsia="Times New Roman" w:hAnsi="Times New Roman" w:cs="Times New Roman"/>
          <w:sz w:val="24"/>
          <w:szCs w:val="24"/>
        </w:rPr>
      </w:pPr>
      <m:oMath>
        <m:r>
          <w:rPr>
            <w:rFonts w:ascii="Cambria Math" w:eastAsia="Times New Roman" w:hAnsi="Cambria Math" w:cs="Times New Roman"/>
            <w:sz w:val="24"/>
            <w:szCs w:val="24"/>
          </w:rPr>
          <m:t>Log(</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IDHM</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r>
          <w:rPr>
            <w:rFonts w:ascii="Cambria Math" w:eastAsia="Times New Roman" w:hAnsi="Cambria Math" w:cs="Times New Roman"/>
            <w:color w:val="FF0000"/>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 β</m:t>
        </m:r>
        <m:f>
          <m:fPr>
            <m:ctrlPr>
              <w:rPr>
                <w:rStyle w:val="mord"/>
                <w:rFonts w:ascii="Cambria Math" w:hAnsi="Cambria Math" w:cs="Times New Roman"/>
                <w:i/>
                <w:sz w:val="24"/>
                <w:szCs w:val="24"/>
              </w:rPr>
            </m:ctrlPr>
          </m:fPr>
          <m:num>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num>
          <m:den>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Pop</m:t>
                </m:r>
              </m:e>
              <m:sub>
                <m:r>
                  <w:rPr>
                    <w:rStyle w:val="mord"/>
                    <w:rFonts w:ascii="Cambria Math" w:hAnsi="Cambria Math" w:cs="Times New Roman"/>
                    <w:sz w:val="24"/>
                    <w:szCs w:val="24"/>
                  </w:rPr>
                  <m:t>it</m:t>
                </m:r>
              </m:sub>
            </m:sSub>
          </m:den>
        </m:f>
        <m:r>
          <w:rPr>
            <w:rStyle w:val="mord"/>
            <w:rFonts w:ascii="Cambria Math" w:eastAsia="Times New Roman" w:hAnsi="Cambria Math" w:cs="Times New Roman"/>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Pr="00467B42">
        <w:rPr>
          <w:rStyle w:val="mord"/>
          <w:rFonts w:ascii="Times New Roman" w:eastAsia="Times New Roman" w:hAnsi="Times New Roman" w:cs="Times New Roman"/>
          <w:sz w:val="24"/>
          <w:szCs w:val="24"/>
        </w:rPr>
        <w:t>,</w:t>
      </w:r>
    </w:p>
    <w:p w14:paraId="652B8033" w14:textId="77777777" w:rsidR="008F7561" w:rsidRPr="00467B42" w:rsidRDefault="008F7561" w:rsidP="00A229AF">
      <w:pPr>
        <w:spacing w:after="0" w:line="360" w:lineRule="auto"/>
        <w:ind w:firstLine="709"/>
        <w:jc w:val="center"/>
        <w:rPr>
          <w:rStyle w:val="mord"/>
          <w:rFonts w:ascii="Times New Roman" w:eastAsia="Times New Roman" w:hAnsi="Times New Roman" w:cs="Times New Roman"/>
          <w:sz w:val="24"/>
          <w:szCs w:val="24"/>
        </w:rPr>
      </w:pPr>
      <m:oMath>
        <m:r>
          <w:rPr>
            <w:rFonts w:ascii="Cambria Math" w:eastAsia="Times New Roman" w:hAnsi="Cambria Math" w:cs="Times New Roman"/>
            <w:sz w:val="24"/>
            <w:szCs w:val="24"/>
          </w:rPr>
          <m:t>Log(</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IDHM</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 xml:space="preserve">)= </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r>
          <w:rPr>
            <w:rFonts w:ascii="Cambria Math" w:eastAsia="Times New Roman" w:hAnsi="Cambria Math" w:cs="Times New Roman"/>
            <w:color w:val="FF0000"/>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 xml:space="preserve">+ </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 xml:space="preserve"> β</m:t>
            </m:r>
          </m:e>
          <m:sub>
            <m:r>
              <w:rPr>
                <w:rStyle w:val="mord"/>
                <w:rFonts w:ascii="Cambria Math" w:hAnsi="Cambria Math" w:cs="Times New Roman"/>
                <w:sz w:val="24"/>
                <w:szCs w:val="24"/>
              </w:rPr>
              <m:t>2</m:t>
            </m:r>
          </m:sub>
        </m:sSub>
        <m:sSub>
          <m:sSubPr>
            <m:ctrlPr>
              <w:rPr>
                <w:rStyle w:val="mord"/>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Pop</m:t>
            </m:r>
          </m:e>
          <m:sub>
            <m:r>
              <w:rPr>
                <w:rStyle w:val="mord"/>
                <w:rFonts w:ascii="Cambria Math" w:eastAsia="Times New Roman" w:hAnsi="Cambria Math" w:cs="Times New Roman"/>
                <w:sz w:val="24"/>
                <w:szCs w:val="24"/>
              </w:rPr>
              <m:t>it</m:t>
            </m:r>
          </m:sub>
        </m:sSub>
      </m:oMath>
      <w:r w:rsidRPr="00467B42">
        <w:rPr>
          <w:rStyle w:val="mord"/>
          <w:rFonts w:ascii="Times New Roman" w:eastAsia="Times New Roman" w:hAnsi="Times New Roman" w:cs="Times New Roman"/>
          <w:sz w:val="24"/>
          <w:szCs w:val="24"/>
        </w:rPr>
        <w:t>,</w:t>
      </w:r>
    </w:p>
    <w:p w14:paraId="50E213DF" w14:textId="77777777" w:rsidR="008F7561" w:rsidRPr="00467B42" w:rsidRDefault="008F7561" w:rsidP="00A229AF">
      <w:pPr>
        <w:spacing w:after="0" w:line="360" w:lineRule="auto"/>
        <w:ind w:firstLine="709"/>
        <w:jc w:val="center"/>
        <w:rPr>
          <w:rStyle w:val="mord"/>
          <w:rFonts w:ascii="Times New Roman" w:eastAsia="Times New Roman" w:hAnsi="Times New Roman" w:cs="Times New Roman"/>
          <w:sz w:val="24"/>
          <w:szCs w:val="24"/>
        </w:rPr>
      </w:pPr>
      <m:oMath>
        <m:r>
          <w:rPr>
            <w:rFonts w:ascii="Cambria Math" w:eastAsia="Times New Roman" w:hAnsi="Cambria Math" w:cs="Times New Roman"/>
            <w:sz w:val="24"/>
            <w:szCs w:val="24"/>
          </w:rPr>
          <m:t>Log(</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IDHM</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 xml:space="preserve">)= </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r>
          <w:rPr>
            <w:rFonts w:ascii="Cambria Math" w:eastAsia="Times New Roman" w:hAnsi="Cambria Math" w:cs="Times New Roman"/>
            <w:color w:val="FF0000"/>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 xml:space="preserve">+ </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r>
          <w:rPr>
            <w:rStyle w:val="mord"/>
            <w:rFonts w:ascii="Cambria Math" w:eastAsia="Times New Roman" w:hAnsi="Cambria Math" w:cs="Times New Roman"/>
            <w:sz w:val="24"/>
            <w:szCs w:val="24"/>
          </w:rPr>
          <m:t xml:space="preserve">+ </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 xml:space="preserve"> β</m:t>
            </m:r>
          </m:e>
          <m:sub>
            <m:r>
              <w:rPr>
                <w:rStyle w:val="mord"/>
                <w:rFonts w:ascii="Cambria Math" w:hAnsi="Cambria Math" w:cs="Times New Roman"/>
                <w:sz w:val="24"/>
                <w:szCs w:val="24"/>
              </w:rPr>
              <m:t>2</m:t>
            </m:r>
          </m:sub>
        </m:sSub>
        <m:sSub>
          <m:sSubPr>
            <m:ctrlPr>
              <w:rPr>
                <w:rStyle w:val="mord"/>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Renda Média</m:t>
            </m:r>
          </m:e>
          <m:sub>
            <m:r>
              <w:rPr>
                <w:rStyle w:val="mord"/>
                <w:rFonts w:ascii="Cambria Math" w:eastAsia="Times New Roman" w:hAnsi="Cambria Math" w:cs="Times New Roman"/>
                <w:sz w:val="24"/>
                <w:szCs w:val="24"/>
              </w:rPr>
              <m:t>it</m:t>
            </m:r>
          </m:sub>
        </m:sSub>
      </m:oMath>
      <w:r w:rsidRPr="00467B42">
        <w:rPr>
          <w:rStyle w:val="mord"/>
          <w:rFonts w:ascii="Times New Roman" w:eastAsia="Times New Roman" w:hAnsi="Times New Roman" w:cs="Times New Roman"/>
          <w:sz w:val="24"/>
          <w:szCs w:val="24"/>
        </w:rPr>
        <w:t>.</w:t>
      </w:r>
    </w:p>
    <w:p w14:paraId="6F23614C"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p>
    <w:p w14:paraId="4F3E3E6B" w14:textId="5B2F34B0" w:rsidR="008F7561" w:rsidRPr="00467B42" w:rsidRDefault="006B3438" w:rsidP="00467B42">
      <w:pPr>
        <w:spacing w:after="0" w:line="360" w:lineRule="auto"/>
        <w:ind w:firstLine="709"/>
        <w:jc w:val="both"/>
        <w:rPr>
          <w:rStyle w:val="mord"/>
          <w:rFonts w:ascii="Times New Roman" w:eastAsia="Times New Roman" w:hAnsi="Times New Roman" w:cs="Times New Roman"/>
          <w:sz w:val="24"/>
          <w:szCs w:val="24"/>
        </w:rPr>
      </w:pPr>
      <w:r w:rsidRPr="006B3438">
        <w:rPr>
          <w:rFonts w:ascii="Times New Roman" w:eastAsia="Times New Roman" w:hAnsi="Times New Roman" w:cs="Times New Roman"/>
          <w:sz w:val="24"/>
          <w:szCs w:val="24"/>
        </w:rPr>
        <w:t>Já os modelos ajustados ao trabalho para a variável RENDA são:</w:t>
      </w:r>
    </w:p>
    <w:p w14:paraId="21ED5C0D" w14:textId="77777777" w:rsidR="008F7561" w:rsidRPr="00467B42" w:rsidRDefault="00E92370" w:rsidP="00A229AF">
      <w:pPr>
        <w:spacing w:after="0" w:line="360" w:lineRule="auto"/>
        <w:ind w:firstLine="709"/>
        <w:jc w:val="center"/>
        <w:rPr>
          <w:rStyle w:val="mord"/>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Renda Média</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r>
          <w:rPr>
            <w:rFonts w:ascii="Cambria Math" w:eastAsia="Times New Roman" w:hAnsi="Cambria Math" w:cs="Times New Roman"/>
            <w:color w:val="FF0000"/>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 βLog(</m:t>
        </m:r>
        <m:f>
          <m:fPr>
            <m:ctrlPr>
              <w:rPr>
                <w:rStyle w:val="mord"/>
                <w:rFonts w:ascii="Cambria Math" w:hAnsi="Cambria Math" w:cs="Times New Roman"/>
                <w:i/>
                <w:sz w:val="24"/>
                <w:szCs w:val="24"/>
              </w:rPr>
            </m:ctrlPr>
          </m:fPr>
          <m:num>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num>
          <m:den>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Pop</m:t>
                </m:r>
              </m:e>
              <m:sub>
                <m:r>
                  <w:rPr>
                    <w:rStyle w:val="mord"/>
                    <w:rFonts w:ascii="Cambria Math" w:hAnsi="Cambria Math" w:cs="Times New Roman"/>
                    <w:sz w:val="24"/>
                    <w:szCs w:val="24"/>
                  </w:rPr>
                  <m:t>it</m:t>
                </m:r>
              </m:sub>
            </m:sSub>
          </m:den>
        </m:f>
        <m:r>
          <w:rPr>
            <w:rStyle w:val="mord"/>
            <w:rFonts w:ascii="Cambria Math" w:eastAsia="Times New Roman" w:hAnsi="Cambria Math" w:cs="Times New Roman"/>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008F7561" w:rsidRPr="00467B42">
        <w:rPr>
          <w:rStyle w:val="mord"/>
          <w:rFonts w:ascii="Times New Roman" w:eastAsia="Times New Roman" w:hAnsi="Times New Roman" w:cs="Times New Roman"/>
          <w:sz w:val="24"/>
          <w:szCs w:val="24"/>
        </w:rPr>
        <w:t>,</w:t>
      </w:r>
    </w:p>
    <w:p w14:paraId="29F115A6" w14:textId="77777777" w:rsidR="008F7561" w:rsidRPr="00467B42" w:rsidRDefault="00E92370" w:rsidP="00A229AF">
      <w:pPr>
        <w:spacing w:after="0" w:line="360" w:lineRule="auto"/>
        <w:ind w:firstLine="709"/>
        <w:jc w:val="center"/>
        <w:rPr>
          <w:rStyle w:val="mord"/>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Renda Média</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r>
          <w:rPr>
            <w:rFonts w:ascii="Cambria Math" w:eastAsia="Times New Roman" w:hAnsi="Cambria Math" w:cs="Times New Roman"/>
            <w:color w:val="FF0000"/>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 xml:space="preserve">+ </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r>
          <w:rPr>
            <w:rStyle w:val="mord"/>
            <w:rFonts w:ascii="Cambria Math" w:hAnsi="Cambria Math" w:cs="Times New Roman"/>
            <w:sz w:val="24"/>
            <w:szCs w:val="24"/>
          </w:rPr>
          <m:t>Log</m:t>
        </m:r>
        <m:d>
          <m:dPr>
            <m:ctrlPr>
              <w:rPr>
                <w:rStyle w:val="mord"/>
                <w:rFonts w:ascii="Cambria Math" w:hAnsi="Cambria Math" w:cs="Times New Roman"/>
                <w:i/>
                <w:sz w:val="24"/>
                <w:szCs w:val="24"/>
              </w:rPr>
            </m:ctrlPr>
          </m:dPr>
          <m:e>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ctrlPr>
              <w:rPr>
                <w:rStyle w:val="mord"/>
                <w:rFonts w:ascii="Cambria Math" w:eastAsia="Times New Roman" w:hAnsi="Cambria Math" w:cs="Times New Roman"/>
                <w:i/>
                <w:sz w:val="24"/>
                <w:szCs w:val="24"/>
              </w:rPr>
            </m:ctrlPr>
          </m:e>
        </m:d>
        <m:r>
          <w:rPr>
            <w:rStyle w:val="mord"/>
            <w:rFonts w:ascii="Cambria Math" w:eastAsia="Times New Roman" w:hAnsi="Cambria Math" w:cs="Times New Roman"/>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008F7561" w:rsidRPr="00467B42">
        <w:rPr>
          <w:rStyle w:val="mord"/>
          <w:rFonts w:ascii="Times New Roman" w:eastAsia="Times New Roman" w:hAnsi="Times New Roman" w:cs="Times New Roman"/>
          <w:sz w:val="24"/>
          <w:szCs w:val="24"/>
        </w:rPr>
        <w:t>,</w:t>
      </w:r>
    </w:p>
    <w:p w14:paraId="20D83A41" w14:textId="77777777" w:rsidR="008F7561" w:rsidRPr="00467B42" w:rsidRDefault="00E92370" w:rsidP="00A229AF">
      <w:pPr>
        <w:spacing w:after="0" w:line="360" w:lineRule="auto"/>
        <w:ind w:firstLine="709"/>
        <w:jc w:val="center"/>
        <w:rPr>
          <w:rStyle w:val="mord"/>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Renda Média</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r>
          <w:rPr>
            <w:rFonts w:ascii="Cambria Math" w:eastAsia="Times New Roman" w:hAnsi="Cambria Math" w:cs="Times New Roman"/>
            <w:color w:val="FF0000"/>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 xml:space="preserve">+ </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r>
          <w:rPr>
            <w:rStyle w:val="mord"/>
            <w:rFonts w:ascii="Cambria Math" w:hAnsi="Cambria Math" w:cs="Times New Roman"/>
            <w:sz w:val="24"/>
            <w:szCs w:val="24"/>
          </w:rPr>
          <m:t>Log</m:t>
        </m:r>
        <m:d>
          <m:dPr>
            <m:ctrlPr>
              <w:rPr>
                <w:rStyle w:val="mord"/>
                <w:rFonts w:ascii="Cambria Math" w:hAnsi="Cambria Math" w:cs="Times New Roman"/>
                <w:i/>
                <w:sz w:val="24"/>
                <w:szCs w:val="24"/>
              </w:rPr>
            </m:ctrlPr>
          </m:dPr>
          <m:e>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ctrlPr>
              <w:rPr>
                <w:rStyle w:val="mord"/>
                <w:rFonts w:ascii="Cambria Math" w:eastAsia="Times New Roman" w:hAnsi="Cambria Math" w:cs="Times New Roman"/>
                <w:i/>
                <w:sz w:val="24"/>
                <w:szCs w:val="24"/>
              </w:rPr>
            </m:ctrlPr>
          </m:e>
        </m:d>
        <m:r>
          <w:rPr>
            <w:rStyle w:val="mord"/>
            <w:rFonts w:ascii="Cambria Math" w:eastAsia="Times New Roman" w:hAnsi="Cambria Math" w:cs="Times New Roman"/>
            <w:sz w:val="24"/>
            <w:szCs w:val="24"/>
          </w:rPr>
          <m:t xml:space="preserve">+ </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2</m:t>
            </m:r>
          </m:sub>
        </m:sSub>
        <m:sSub>
          <m:sSubPr>
            <m:ctrlPr>
              <w:rPr>
                <w:rStyle w:val="mord"/>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Pop</m:t>
            </m:r>
          </m:e>
          <m:sub>
            <m:r>
              <w:rPr>
                <w:rStyle w:val="mord"/>
                <w:rFonts w:ascii="Cambria Math" w:eastAsia="Times New Roman" w:hAnsi="Cambria Math" w:cs="Times New Roman"/>
                <w:sz w:val="24"/>
                <w:szCs w:val="24"/>
              </w:rPr>
              <m:t>it</m:t>
            </m:r>
          </m:sub>
        </m:sSub>
        <m:r>
          <w:rPr>
            <w:rStyle w:val="mord"/>
            <w:rFonts w:ascii="Cambria Math" w:eastAsia="Times New Roman" w:hAnsi="Cambria Math" w:cs="Times New Roman"/>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008F7561" w:rsidRPr="00467B42">
        <w:rPr>
          <w:rStyle w:val="mord"/>
          <w:rFonts w:ascii="Times New Roman" w:eastAsia="Times New Roman" w:hAnsi="Times New Roman" w:cs="Times New Roman"/>
          <w:sz w:val="24"/>
          <w:szCs w:val="24"/>
        </w:rPr>
        <w:t>,</w:t>
      </w:r>
    </w:p>
    <w:p w14:paraId="223F84E4"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p>
    <w:p w14:paraId="504F0FE0" w14:textId="77777777" w:rsidR="006B3438" w:rsidRPr="006B3438" w:rsidRDefault="006B3438" w:rsidP="006B3438">
      <w:pPr>
        <w:spacing w:after="0" w:line="360" w:lineRule="auto"/>
        <w:ind w:firstLine="709"/>
        <w:jc w:val="both"/>
        <w:rPr>
          <w:rFonts w:ascii="Times New Roman" w:eastAsia="Times New Roman" w:hAnsi="Times New Roman" w:cs="Times New Roman"/>
          <w:sz w:val="24"/>
          <w:szCs w:val="24"/>
        </w:rPr>
      </w:pPr>
      <w:r w:rsidRPr="006B3438">
        <w:rPr>
          <w:rFonts w:ascii="Times New Roman" w:eastAsia="Times New Roman" w:hAnsi="Times New Roman" w:cs="Times New Roman"/>
          <w:sz w:val="24"/>
          <w:szCs w:val="24"/>
        </w:rPr>
        <w:t>Nas versões com transformação logarítmica da variável dependente:</w:t>
      </w:r>
    </w:p>
    <w:p w14:paraId="0EF147FE" w14:textId="77777777" w:rsidR="008F7561" w:rsidRPr="00467B42" w:rsidRDefault="008F7561" w:rsidP="00A229AF">
      <w:pPr>
        <w:spacing w:after="0" w:line="360" w:lineRule="auto"/>
        <w:ind w:firstLine="709"/>
        <w:jc w:val="center"/>
        <w:rPr>
          <w:rStyle w:val="mord"/>
          <w:rFonts w:ascii="Times New Roman" w:eastAsia="Times New Roman" w:hAnsi="Times New Roman" w:cs="Times New Roman"/>
          <w:sz w:val="24"/>
          <w:szCs w:val="24"/>
        </w:rPr>
      </w:pPr>
      <m:oMath>
        <m:r>
          <w:rPr>
            <w:rFonts w:ascii="Cambria Math" w:eastAsia="Times New Roman" w:hAnsi="Cambria Math" w:cs="Times New Roman"/>
            <w:sz w:val="24"/>
            <w:szCs w:val="24"/>
          </w:rPr>
          <m:t>Log(</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Renda Média</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r>
          <w:rPr>
            <w:rFonts w:ascii="Cambria Math" w:eastAsia="Times New Roman" w:hAnsi="Cambria Math" w:cs="Times New Roman"/>
            <w:color w:val="FF0000"/>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 βLog(</m:t>
        </m:r>
        <m:f>
          <m:fPr>
            <m:ctrlPr>
              <w:rPr>
                <w:rStyle w:val="mord"/>
                <w:rFonts w:ascii="Cambria Math" w:hAnsi="Cambria Math" w:cs="Times New Roman"/>
                <w:i/>
                <w:sz w:val="24"/>
                <w:szCs w:val="24"/>
              </w:rPr>
            </m:ctrlPr>
          </m:fPr>
          <m:num>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num>
          <m:den>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Pop</m:t>
                </m:r>
              </m:e>
              <m:sub>
                <m:r>
                  <w:rPr>
                    <w:rStyle w:val="mord"/>
                    <w:rFonts w:ascii="Cambria Math" w:hAnsi="Cambria Math" w:cs="Times New Roman"/>
                    <w:sz w:val="24"/>
                    <w:szCs w:val="24"/>
                  </w:rPr>
                  <m:t>it</m:t>
                </m:r>
              </m:sub>
            </m:sSub>
          </m:den>
        </m:f>
        <m:r>
          <w:rPr>
            <w:rStyle w:val="mord"/>
            <w:rFonts w:ascii="Cambria Math" w:eastAsia="Times New Roman" w:hAnsi="Cambria Math" w:cs="Times New Roman"/>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Pr="00467B42">
        <w:rPr>
          <w:rStyle w:val="mord"/>
          <w:rFonts w:ascii="Times New Roman" w:eastAsia="Times New Roman" w:hAnsi="Times New Roman" w:cs="Times New Roman"/>
          <w:sz w:val="24"/>
          <w:szCs w:val="24"/>
        </w:rPr>
        <w:t>,</w:t>
      </w:r>
    </w:p>
    <w:p w14:paraId="5963A633" w14:textId="77777777" w:rsidR="008F7561" w:rsidRPr="00467B42" w:rsidRDefault="008F7561" w:rsidP="00A229AF">
      <w:pPr>
        <w:spacing w:after="0" w:line="360" w:lineRule="auto"/>
        <w:ind w:firstLine="709"/>
        <w:jc w:val="center"/>
        <w:rPr>
          <w:rStyle w:val="mord"/>
          <w:rFonts w:ascii="Times New Roman" w:eastAsia="Times New Roman" w:hAnsi="Times New Roman" w:cs="Times New Roman"/>
          <w:sz w:val="24"/>
          <w:szCs w:val="24"/>
        </w:rPr>
      </w:pPr>
      <m:oMath>
        <m:r>
          <w:rPr>
            <w:rFonts w:ascii="Cambria Math" w:eastAsia="Times New Roman" w:hAnsi="Cambria Math" w:cs="Times New Roman"/>
            <w:sz w:val="24"/>
            <w:szCs w:val="24"/>
          </w:rPr>
          <m:t>Log(</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Renda Média</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r>
          <w:rPr>
            <w:rFonts w:ascii="Cambria Math" w:eastAsia="Times New Roman" w:hAnsi="Cambria Math" w:cs="Times New Roman"/>
            <w:color w:val="FF0000"/>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 xml:space="preserve">+ </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r>
          <w:rPr>
            <w:rStyle w:val="mord"/>
            <w:rFonts w:ascii="Cambria Math" w:hAnsi="Cambria Math" w:cs="Times New Roman"/>
            <w:sz w:val="24"/>
            <w:szCs w:val="24"/>
          </w:rPr>
          <m:t>Log</m:t>
        </m:r>
        <m:d>
          <m:dPr>
            <m:ctrlPr>
              <w:rPr>
                <w:rStyle w:val="mord"/>
                <w:rFonts w:ascii="Cambria Math" w:hAnsi="Cambria Math" w:cs="Times New Roman"/>
                <w:i/>
                <w:sz w:val="24"/>
                <w:szCs w:val="24"/>
              </w:rPr>
            </m:ctrlPr>
          </m:dPr>
          <m:e>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ctrlPr>
              <w:rPr>
                <w:rStyle w:val="mord"/>
                <w:rFonts w:ascii="Cambria Math" w:eastAsia="Times New Roman" w:hAnsi="Cambria Math" w:cs="Times New Roman"/>
                <w:i/>
                <w:sz w:val="24"/>
                <w:szCs w:val="24"/>
              </w:rPr>
            </m:ctrlPr>
          </m:e>
        </m:d>
        <m:r>
          <w:rPr>
            <w:rStyle w:val="mord"/>
            <w:rFonts w:ascii="Cambria Math" w:eastAsia="Times New Roman" w:hAnsi="Cambria Math" w:cs="Times New Roman"/>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Pr="00467B42">
        <w:rPr>
          <w:rStyle w:val="mord"/>
          <w:rFonts w:ascii="Times New Roman" w:eastAsia="Times New Roman" w:hAnsi="Times New Roman" w:cs="Times New Roman"/>
          <w:sz w:val="24"/>
          <w:szCs w:val="24"/>
        </w:rPr>
        <w:t>,</w:t>
      </w:r>
    </w:p>
    <w:p w14:paraId="5EEBE4F1" w14:textId="77777777" w:rsidR="008F7561" w:rsidRPr="00467B42" w:rsidRDefault="008F7561" w:rsidP="00A229AF">
      <w:pPr>
        <w:spacing w:after="0" w:line="360" w:lineRule="auto"/>
        <w:ind w:firstLine="709"/>
        <w:jc w:val="center"/>
        <w:rPr>
          <w:rFonts w:ascii="Times New Roman" w:eastAsia="Times New Roman" w:hAnsi="Times New Roman" w:cs="Times New Roman"/>
          <w:sz w:val="24"/>
          <w:szCs w:val="24"/>
        </w:rPr>
      </w:pPr>
      <m:oMath>
        <m:r>
          <w:rPr>
            <w:rFonts w:ascii="Cambria Math" w:eastAsia="Times New Roman" w:hAnsi="Cambria Math" w:cs="Times New Roman"/>
            <w:sz w:val="24"/>
            <w:szCs w:val="24"/>
          </w:rPr>
          <m:t>Log(</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Renda Média</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r>
          <w:rPr>
            <w:rFonts w:ascii="Cambria Math" w:eastAsia="Times New Roman" w:hAnsi="Cambria Math" w:cs="Times New Roman"/>
            <w:color w:val="FF0000"/>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 xml:space="preserve">+ </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r>
          <w:rPr>
            <w:rStyle w:val="mord"/>
            <w:rFonts w:ascii="Cambria Math" w:hAnsi="Cambria Math" w:cs="Times New Roman"/>
            <w:sz w:val="24"/>
            <w:szCs w:val="24"/>
          </w:rPr>
          <m:t>Log</m:t>
        </m:r>
        <m:d>
          <m:dPr>
            <m:ctrlPr>
              <w:rPr>
                <w:rStyle w:val="mord"/>
                <w:rFonts w:ascii="Cambria Math" w:hAnsi="Cambria Math" w:cs="Times New Roman"/>
                <w:i/>
                <w:sz w:val="24"/>
                <w:szCs w:val="24"/>
              </w:rPr>
            </m:ctrlPr>
          </m:dPr>
          <m:e>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ctrlPr>
              <w:rPr>
                <w:rStyle w:val="mord"/>
                <w:rFonts w:ascii="Cambria Math" w:eastAsia="Times New Roman" w:hAnsi="Cambria Math" w:cs="Times New Roman"/>
                <w:i/>
                <w:sz w:val="24"/>
                <w:szCs w:val="24"/>
              </w:rPr>
            </m:ctrlPr>
          </m:e>
        </m:d>
        <m:r>
          <w:rPr>
            <w:rStyle w:val="mord"/>
            <w:rFonts w:ascii="Cambria Math" w:eastAsia="Times New Roman" w:hAnsi="Cambria Math" w:cs="Times New Roman"/>
            <w:sz w:val="24"/>
            <w:szCs w:val="24"/>
          </w:rPr>
          <m:t xml:space="preserve">+ </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2</m:t>
            </m:r>
          </m:sub>
        </m:sSub>
        <m:sSub>
          <m:sSubPr>
            <m:ctrlPr>
              <w:rPr>
                <w:rStyle w:val="mord"/>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Pop</m:t>
            </m:r>
          </m:e>
          <m:sub>
            <m:r>
              <w:rPr>
                <w:rStyle w:val="mord"/>
                <w:rFonts w:ascii="Cambria Math" w:eastAsia="Times New Roman" w:hAnsi="Cambria Math" w:cs="Times New Roman"/>
                <w:sz w:val="24"/>
                <w:szCs w:val="24"/>
              </w:rPr>
              <m:t>it</m:t>
            </m:r>
          </m:sub>
        </m:sSub>
        <m:r>
          <w:rPr>
            <w:rStyle w:val="mord"/>
            <w:rFonts w:ascii="Cambria Math" w:eastAsia="Times New Roman" w:hAnsi="Cambria Math" w:cs="Times New Roman"/>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Pr="00467B42">
        <w:rPr>
          <w:rStyle w:val="mord"/>
          <w:rFonts w:ascii="Times New Roman" w:eastAsia="Times New Roman" w:hAnsi="Times New Roman" w:cs="Times New Roman"/>
          <w:sz w:val="24"/>
          <w:szCs w:val="24"/>
        </w:rPr>
        <w:t>,</w:t>
      </w:r>
    </w:p>
    <w:p w14:paraId="1ABAD967" w14:textId="77777777" w:rsidR="008F7561" w:rsidRPr="00467B42" w:rsidRDefault="008F7561" w:rsidP="00467B42">
      <w:pPr>
        <w:spacing w:after="0" w:line="360" w:lineRule="auto"/>
        <w:ind w:firstLine="709"/>
        <w:jc w:val="both"/>
        <w:rPr>
          <w:rFonts w:ascii="Times New Roman" w:eastAsia="Times New Roman" w:hAnsi="Times New Roman" w:cs="Times New Roman"/>
          <w:sz w:val="24"/>
          <w:szCs w:val="24"/>
        </w:rPr>
      </w:pPr>
    </w:p>
    <w:p w14:paraId="0D3314D2" w14:textId="4843384D" w:rsidR="008F7561" w:rsidRDefault="008F7561" w:rsidP="00467B42">
      <w:pPr>
        <w:spacing w:after="0" w:line="360" w:lineRule="auto"/>
        <w:ind w:firstLine="709"/>
        <w:jc w:val="both"/>
        <w:rPr>
          <w:rFonts w:ascii="Times New Roman" w:eastAsia="Times New Roman" w:hAnsi="Times New Roman" w:cs="Times New Roman"/>
          <w:sz w:val="24"/>
          <w:szCs w:val="24"/>
        </w:rPr>
      </w:pPr>
      <w:r w:rsidRPr="00467B42">
        <w:rPr>
          <w:rFonts w:ascii="Times New Roman" w:eastAsia="Times New Roman" w:hAnsi="Times New Roman" w:cs="Times New Roman"/>
          <w:sz w:val="24"/>
          <w:szCs w:val="24"/>
        </w:rPr>
        <w:t xml:space="preserve">A estimação foi realizada por meio do software R, utilizando o pacote </w:t>
      </w:r>
      <w:proofErr w:type="spellStart"/>
      <w:r w:rsidRPr="00467B42">
        <w:rPr>
          <w:rFonts w:ascii="Times New Roman" w:eastAsia="Times New Roman" w:hAnsi="Times New Roman" w:cs="Times New Roman"/>
          <w:i/>
          <w:iCs/>
          <w:sz w:val="24"/>
          <w:szCs w:val="24"/>
        </w:rPr>
        <w:t>fixest</w:t>
      </w:r>
      <w:proofErr w:type="spellEnd"/>
      <w:r w:rsidRPr="00467B42">
        <w:rPr>
          <w:rFonts w:ascii="Times New Roman" w:eastAsia="Times New Roman" w:hAnsi="Times New Roman" w:cs="Times New Roman"/>
          <w:sz w:val="24"/>
          <w:szCs w:val="24"/>
        </w:rPr>
        <w:t xml:space="preserve">, e da função </w:t>
      </w:r>
      <w:proofErr w:type="spellStart"/>
      <w:proofErr w:type="gramStart"/>
      <w:r w:rsidRPr="00467B42">
        <w:rPr>
          <w:rFonts w:ascii="Times New Roman" w:eastAsia="Times New Roman" w:hAnsi="Times New Roman" w:cs="Times New Roman"/>
          <w:i/>
          <w:iCs/>
          <w:sz w:val="24"/>
          <w:szCs w:val="24"/>
        </w:rPr>
        <w:t>feols</w:t>
      </w:r>
      <w:proofErr w:type="spellEnd"/>
      <w:r w:rsidRPr="00467B42">
        <w:rPr>
          <w:rFonts w:ascii="Times New Roman" w:eastAsia="Times New Roman" w:hAnsi="Times New Roman" w:cs="Times New Roman"/>
          <w:i/>
          <w:iCs/>
          <w:sz w:val="24"/>
          <w:szCs w:val="24"/>
        </w:rPr>
        <w:t>(</w:t>
      </w:r>
      <w:proofErr w:type="gramEnd"/>
      <w:r w:rsidRPr="00467B42">
        <w:rPr>
          <w:rFonts w:ascii="Times New Roman" w:eastAsia="Times New Roman" w:hAnsi="Times New Roman" w:cs="Times New Roman"/>
          <w:i/>
          <w:iCs/>
          <w:sz w:val="24"/>
          <w:szCs w:val="24"/>
        </w:rPr>
        <w:t>)</w:t>
      </w:r>
      <w:r w:rsidRPr="00467B42">
        <w:rPr>
          <w:rFonts w:ascii="Times New Roman" w:eastAsia="Times New Roman" w:hAnsi="Times New Roman" w:cs="Times New Roman"/>
          <w:sz w:val="24"/>
          <w:szCs w:val="24"/>
        </w:rPr>
        <w:t xml:space="preserve">, que implementa o estimador </w:t>
      </w:r>
      <w:proofErr w:type="spellStart"/>
      <w:r w:rsidRPr="006B3438">
        <w:rPr>
          <w:rFonts w:ascii="Times New Roman" w:eastAsia="Times New Roman" w:hAnsi="Times New Roman" w:cs="Times New Roman"/>
          <w:i/>
          <w:iCs/>
          <w:sz w:val="24"/>
          <w:szCs w:val="24"/>
        </w:rPr>
        <w:t>within</w:t>
      </w:r>
      <w:proofErr w:type="spellEnd"/>
      <w:r w:rsidRPr="00467B42">
        <w:rPr>
          <w:rFonts w:ascii="Times New Roman" w:eastAsia="Times New Roman" w:hAnsi="Times New Roman" w:cs="Times New Roman"/>
          <w:sz w:val="24"/>
          <w:szCs w:val="24"/>
        </w:rPr>
        <w:t>, subtraindo internamente as médias de bairro e de ano de todas as variáveis.</w:t>
      </w:r>
    </w:p>
    <w:p w14:paraId="55D3BFDB" w14:textId="77777777" w:rsidR="00A229AF" w:rsidRPr="00467B42" w:rsidRDefault="00A229AF" w:rsidP="00467B42">
      <w:pPr>
        <w:spacing w:after="0" w:line="360" w:lineRule="auto"/>
        <w:ind w:firstLine="709"/>
        <w:jc w:val="both"/>
        <w:rPr>
          <w:rFonts w:ascii="Times New Roman" w:eastAsia="Times New Roman" w:hAnsi="Times New Roman" w:cs="Times New Roman"/>
          <w:sz w:val="24"/>
          <w:szCs w:val="24"/>
        </w:rPr>
      </w:pPr>
    </w:p>
    <w:p w14:paraId="7BB26BF1" w14:textId="77777777" w:rsidR="008F7561" w:rsidRPr="00467B42" w:rsidRDefault="008F7561" w:rsidP="00A229AF">
      <w:pPr>
        <w:pStyle w:val="Ttulo2"/>
        <w:spacing w:before="0" w:after="0" w:line="360" w:lineRule="auto"/>
        <w:ind w:right="0"/>
        <w:jc w:val="both"/>
        <w:rPr>
          <w:b w:val="0"/>
          <w:bCs w:val="0"/>
          <w:color w:val="FF0000"/>
        </w:rPr>
      </w:pPr>
      <w:bookmarkStart w:id="133" w:name="_Toc225944937"/>
      <w:bookmarkStart w:id="134" w:name="_Toc228268375"/>
      <w:r w:rsidRPr="00467B42">
        <w:rPr>
          <w:b w:val="0"/>
          <w:bCs w:val="0"/>
        </w:rPr>
        <w:t>4.2 COLETA E TRATAMENTO DOS DADOS</w:t>
      </w:r>
      <w:bookmarkEnd w:id="133"/>
      <w:r w:rsidRPr="00467B42">
        <w:rPr>
          <w:b w:val="0"/>
          <w:bCs w:val="0"/>
        </w:rPr>
        <w:t xml:space="preserve"> </w:t>
      </w:r>
      <w:bookmarkEnd w:id="134"/>
    </w:p>
    <w:p w14:paraId="2A85E82A" w14:textId="77777777" w:rsidR="00267E1F" w:rsidRDefault="00267E1F" w:rsidP="00467B42">
      <w:pPr>
        <w:spacing w:after="0" w:line="360" w:lineRule="auto"/>
        <w:ind w:firstLine="709"/>
        <w:jc w:val="both"/>
        <w:rPr>
          <w:rFonts w:ascii="Times New Roman" w:eastAsia="Times New Roman" w:hAnsi="Times New Roman" w:cs="Times New Roman"/>
          <w:sz w:val="24"/>
          <w:szCs w:val="24"/>
        </w:rPr>
      </w:pPr>
      <w:r w:rsidRPr="00267E1F">
        <w:rPr>
          <w:rFonts w:ascii="Times New Roman" w:eastAsia="Times New Roman" w:hAnsi="Times New Roman" w:cs="Times New Roman"/>
          <w:sz w:val="24"/>
          <w:szCs w:val="24"/>
        </w:rPr>
        <w:t xml:space="preserve">Para a realização do presente trabalho, foram definidas as variáveis-chave para a estimação do modelo de efeitos fixos, além de dados complementares que contribuíram para os resultados esperados. As variáveis de interesse analisadas são o Índice de Desenvolvimento </w:t>
      </w:r>
      <w:r w:rsidRPr="00267E1F">
        <w:rPr>
          <w:rFonts w:ascii="Times New Roman" w:eastAsia="Times New Roman" w:hAnsi="Times New Roman" w:cs="Times New Roman"/>
          <w:sz w:val="24"/>
          <w:szCs w:val="24"/>
        </w:rPr>
        <w:lastRenderedPageBreak/>
        <w:t xml:space="preserve">Humano Municipal (IDHM) e a Renda Média por bairro. O recorte temporal abrange dois anos: 2000 e 2010, tendo em vista que os dados do IDHM referentes ao Censo Demográfico de 2022 não estão disponíveis no nível </w:t>
      </w:r>
      <w:proofErr w:type="spellStart"/>
      <w:r w:rsidRPr="00267E1F">
        <w:rPr>
          <w:rFonts w:ascii="Times New Roman" w:eastAsia="Times New Roman" w:hAnsi="Times New Roman" w:cs="Times New Roman"/>
          <w:sz w:val="24"/>
          <w:szCs w:val="24"/>
        </w:rPr>
        <w:t>intramunicipal</w:t>
      </w:r>
      <w:proofErr w:type="spellEnd"/>
      <w:r w:rsidRPr="00267E1F">
        <w:rPr>
          <w:rFonts w:ascii="Times New Roman" w:eastAsia="Times New Roman" w:hAnsi="Times New Roman" w:cs="Times New Roman"/>
          <w:sz w:val="24"/>
          <w:szCs w:val="24"/>
        </w:rPr>
        <w:t xml:space="preserve"> de bairro. Portanto, as seguintes variáveis foram selecionadas para cada bairro: (i) população por bairro; (</w:t>
      </w:r>
      <w:proofErr w:type="spellStart"/>
      <w:r w:rsidRPr="00267E1F">
        <w:rPr>
          <w:rFonts w:ascii="Times New Roman" w:eastAsia="Times New Roman" w:hAnsi="Times New Roman" w:cs="Times New Roman"/>
          <w:sz w:val="24"/>
          <w:szCs w:val="24"/>
        </w:rPr>
        <w:t>ii</w:t>
      </w:r>
      <w:proofErr w:type="spellEnd"/>
      <w:r w:rsidRPr="00267E1F">
        <w:rPr>
          <w:rFonts w:ascii="Times New Roman" w:eastAsia="Times New Roman" w:hAnsi="Times New Roman" w:cs="Times New Roman"/>
          <w:sz w:val="24"/>
          <w:szCs w:val="24"/>
        </w:rPr>
        <w:t>) número de estabelecimentos característicos do comércio noturno por bairro; (</w:t>
      </w:r>
      <w:proofErr w:type="spellStart"/>
      <w:r w:rsidRPr="00267E1F">
        <w:rPr>
          <w:rFonts w:ascii="Times New Roman" w:eastAsia="Times New Roman" w:hAnsi="Times New Roman" w:cs="Times New Roman"/>
          <w:sz w:val="24"/>
          <w:szCs w:val="24"/>
        </w:rPr>
        <w:t>iii</w:t>
      </w:r>
      <w:proofErr w:type="spellEnd"/>
      <w:r w:rsidRPr="00267E1F">
        <w:rPr>
          <w:rFonts w:ascii="Times New Roman" w:eastAsia="Times New Roman" w:hAnsi="Times New Roman" w:cs="Times New Roman"/>
          <w:sz w:val="24"/>
          <w:szCs w:val="24"/>
        </w:rPr>
        <w:t>) renda média do trabalho; e (</w:t>
      </w:r>
      <w:proofErr w:type="spellStart"/>
      <w:r w:rsidRPr="00267E1F">
        <w:rPr>
          <w:rFonts w:ascii="Times New Roman" w:eastAsia="Times New Roman" w:hAnsi="Times New Roman" w:cs="Times New Roman"/>
          <w:sz w:val="24"/>
          <w:szCs w:val="24"/>
        </w:rPr>
        <w:t>iv</w:t>
      </w:r>
      <w:proofErr w:type="spellEnd"/>
      <w:r w:rsidRPr="00267E1F">
        <w:rPr>
          <w:rFonts w:ascii="Times New Roman" w:eastAsia="Times New Roman" w:hAnsi="Times New Roman" w:cs="Times New Roman"/>
          <w:sz w:val="24"/>
          <w:szCs w:val="24"/>
        </w:rPr>
        <w:t xml:space="preserve">) Índice de Desenvolvimento Humano Municipal (IDHM). </w:t>
      </w:r>
    </w:p>
    <w:p w14:paraId="0DFD4104" w14:textId="77777777" w:rsidR="00267E1F" w:rsidRDefault="00267E1F" w:rsidP="00267E1F">
      <w:pPr>
        <w:spacing w:after="0" w:line="360" w:lineRule="auto"/>
        <w:ind w:firstLine="709"/>
        <w:jc w:val="both"/>
        <w:rPr>
          <w:rFonts w:ascii="Times New Roman" w:eastAsia="Times New Roman" w:hAnsi="Times New Roman" w:cs="Times New Roman"/>
          <w:sz w:val="24"/>
          <w:szCs w:val="24"/>
        </w:rPr>
      </w:pPr>
      <w:r w:rsidRPr="00267E1F">
        <w:rPr>
          <w:rFonts w:ascii="Times New Roman" w:eastAsia="Times New Roman" w:hAnsi="Times New Roman" w:cs="Times New Roman"/>
          <w:sz w:val="24"/>
          <w:szCs w:val="24"/>
        </w:rPr>
        <w:t xml:space="preserve">Os dados relacionados ao IDHM, à renda média do trabalho e à população em cada bairro foram obtidos por meio dos Censos Demográficos de 2000 e 2010, analisados pelo Instituto Brasileiro de Geografia e Estatística (IBGE), e disponibilizados pelo Instituto Atlas Brasil e pela Prefeitura Municipal que, por meio do </w:t>
      </w:r>
      <w:proofErr w:type="spellStart"/>
      <w:r w:rsidRPr="00267E1F">
        <w:rPr>
          <w:rFonts w:ascii="Times New Roman" w:eastAsia="Times New Roman" w:hAnsi="Times New Roman" w:cs="Times New Roman"/>
          <w:sz w:val="24"/>
          <w:szCs w:val="24"/>
        </w:rPr>
        <w:t>ObservaPOA</w:t>
      </w:r>
      <w:proofErr w:type="spellEnd"/>
      <w:r w:rsidRPr="00267E1F">
        <w:rPr>
          <w:rFonts w:ascii="Times New Roman" w:eastAsia="Times New Roman" w:hAnsi="Times New Roman" w:cs="Times New Roman"/>
          <w:sz w:val="24"/>
          <w:szCs w:val="24"/>
        </w:rPr>
        <w:t xml:space="preserve">, os organiza em uma planilha por bairro. Como a base de dados do Instituto Atlas disponibiliza mais de um valor de IDHM e de renda média para cada bairro, foi considerada a média aritmética das variáveis nos casos em que tal situação ocorre. </w:t>
      </w:r>
    </w:p>
    <w:p w14:paraId="18FCCB68" w14:textId="374FB519" w:rsidR="00267E1F" w:rsidRDefault="00267E1F" w:rsidP="00267E1F">
      <w:pPr>
        <w:spacing w:after="0" w:line="360" w:lineRule="auto"/>
        <w:ind w:firstLine="709"/>
        <w:jc w:val="both"/>
        <w:rPr>
          <w:rFonts w:ascii="Times New Roman" w:eastAsia="Times New Roman" w:hAnsi="Times New Roman" w:cs="Times New Roman"/>
          <w:sz w:val="24"/>
          <w:szCs w:val="24"/>
        </w:rPr>
      </w:pPr>
      <w:r w:rsidRPr="00267E1F">
        <w:rPr>
          <w:rFonts w:ascii="Times New Roman" w:eastAsia="Times New Roman" w:hAnsi="Times New Roman" w:cs="Times New Roman"/>
          <w:sz w:val="24"/>
          <w:szCs w:val="24"/>
        </w:rPr>
        <w:t xml:space="preserve">O Índice de Desenvolvimento Humano Municipal (IDHM) é uma adaptação brasileira do IDH Global, desenvolvida para avaliar o nível de desenvolvimento humano em escala municipal e </w:t>
      </w:r>
      <w:proofErr w:type="spellStart"/>
      <w:r w:rsidRPr="00267E1F">
        <w:rPr>
          <w:rFonts w:ascii="Times New Roman" w:eastAsia="Times New Roman" w:hAnsi="Times New Roman" w:cs="Times New Roman"/>
          <w:sz w:val="24"/>
          <w:szCs w:val="24"/>
        </w:rPr>
        <w:t>intramunicipal</w:t>
      </w:r>
      <w:proofErr w:type="spellEnd"/>
      <w:r w:rsidRPr="00267E1F">
        <w:rPr>
          <w:rFonts w:ascii="Times New Roman" w:eastAsia="Times New Roman" w:hAnsi="Times New Roman" w:cs="Times New Roman"/>
          <w:sz w:val="24"/>
          <w:szCs w:val="24"/>
        </w:rPr>
        <w:t xml:space="preserve">. O IDHM é um número que varia entre 0,000 e 1,000, em que quanto mais próximo de 1,000, maior o desenvolvimento humano da unidade analisada. O Atlas Brasil considera as mesmas três dimensões do IDH Global </w:t>
      </w:r>
      <w:r>
        <w:rPr>
          <w:rFonts w:ascii="Times New Roman" w:eastAsia="Times New Roman" w:hAnsi="Times New Roman" w:cs="Times New Roman"/>
          <w:sz w:val="24"/>
          <w:szCs w:val="24"/>
        </w:rPr>
        <w:t>–</w:t>
      </w:r>
      <w:r w:rsidRPr="00267E1F">
        <w:rPr>
          <w:rFonts w:ascii="Times New Roman" w:eastAsia="Times New Roman" w:hAnsi="Times New Roman" w:cs="Times New Roman"/>
          <w:sz w:val="24"/>
          <w:szCs w:val="24"/>
        </w:rPr>
        <w:t xml:space="preserve"> renda, educação e longevidade </w:t>
      </w:r>
      <w:r>
        <w:rPr>
          <w:rFonts w:ascii="Times New Roman" w:eastAsia="Times New Roman" w:hAnsi="Times New Roman" w:cs="Times New Roman"/>
          <w:sz w:val="24"/>
          <w:szCs w:val="24"/>
        </w:rPr>
        <w:t>–</w:t>
      </w:r>
      <w:r w:rsidRPr="00267E1F">
        <w:rPr>
          <w:rFonts w:ascii="Times New Roman" w:eastAsia="Times New Roman" w:hAnsi="Times New Roman" w:cs="Times New Roman"/>
          <w:sz w:val="24"/>
          <w:szCs w:val="24"/>
        </w:rPr>
        <w:t xml:space="preserve"> para o cálculo do índice, adequando a metodologia ao contexto brasileiro e à disponibilidade de indicadores nacionais. O IDHM é obtido pela média geométrica dos três subíndices que compõem o índice: longevidade (IDHM-L), educação (IDHM-E) e renda (IDHM-R), em que cada subíndice é calculado por meio da seguinte fórmula de normalização: I = (valor observado – valor mínimo) / (valor máximo – valor mínimo)</w:t>
      </w:r>
      <w:r>
        <w:rPr>
          <w:rFonts w:ascii="Times New Roman" w:eastAsia="Times New Roman" w:hAnsi="Times New Roman" w:cs="Times New Roman"/>
          <w:sz w:val="24"/>
          <w:szCs w:val="24"/>
        </w:rPr>
        <w:t>.</w:t>
      </w:r>
    </w:p>
    <w:p w14:paraId="1300CC91" w14:textId="77777777" w:rsidR="00267E1F" w:rsidRPr="00267E1F" w:rsidRDefault="00267E1F" w:rsidP="00267E1F">
      <w:pPr>
        <w:spacing w:after="0" w:line="360" w:lineRule="auto"/>
        <w:ind w:firstLine="709"/>
        <w:jc w:val="both"/>
        <w:rPr>
          <w:rFonts w:ascii="Times New Roman" w:eastAsia="Times New Roman" w:hAnsi="Times New Roman" w:cs="Times New Roman"/>
          <w:sz w:val="24"/>
          <w:szCs w:val="24"/>
        </w:rPr>
      </w:pPr>
      <w:r w:rsidRPr="00267E1F">
        <w:rPr>
          <w:rFonts w:ascii="Times New Roman" w:eastAsia="Times New Roman" w:hAnsi="Times New Roman" w:cs="Times New Roman"/>
          <w:sz w:val="24"/>
          <w:szCs w:val="24"/>
        </w:rPr>
        <w:t xml:space="preserve">Para a dimensão renda, o cálculo considera a renda domiciliar per capita, obtida a partir do questionário expandido do Censo Demográfico do IBGE, com os dados da amostra expandidos para o total da população. Já a dimensão educação considera dois indicadores: a taxa de alfabetização de pessoas acima de 15 anos (com peso dois) e a taxa bruta de frequência à escola (com peso um). Por fim, a dimensão longevidade é medida pela expectativa de vida ao nascer. Para a escala </w:t>
      </w:r>
      <w:proofErr w:type="spellStart"/>
      <w:r w:rsidRPr="00267E1F">
        <w:rPr>
          <w:rFonts w:ascii="Times New Roman" w:eastAsia="Times New Roman" w:hAnsi="Times New Roman" w:cs="Times New Roman"/>
          <w:sz w:val="24"/>
          <w:szCs w:val="24"/>
        </w:rPr>
        <w:t>intramunicipal</w:t>
      </w:r>
      <w:proofErr w:type="spellEnd"/>
      <w:r w:rsidRPr="00267E1F">
        <w:rPr>
          <w:rFonts w:ascii="Times New Roman" w:eastAsia="Times New Roman" w:hAnsi="Times New Roman" w:cs="Times New Roman"/>
          <w:sz w:val="24"/>
          <w:szCs w:val="24"/>
        </w:rPr>
        <w:t>, o Atlas organiza os dados em Unidades de Desenvolvimento Humano (</w:t>
      </w:r>
      <w:proofErr w:type="spellStart"/>
      <w:r w:rsidRPr="00267E1F">
        <w:rPr>
          <w:rFonts w:ascii="Times New Roman" w:eastAsia="Times New Roman" w:hAnsi="Times New Roman" w:cs="Times New Roman"/>
          <w:sz w:val="24"/>
          <w:szCs w:val="24"/>
        </w:rPr>
        <w:t>UDHs</w:t>
      </w:r>
      <w:proofErr w:type="spellEnd"/>
      <w:r w:rsidRPr="00267E1F">
        <w:rPr>
          <w:rFonts w:ascii="Times New Roman" w:eastAsia="Times New Roman" w:hAnsi="Times New Roman" w:cs="Times New Roman"/>
          <w:sz w:val="24"/>
          <w:szCs w:val="24"/>
        </w:rPr>
        <w:t>), recortes territoriais que agrupam setores censitários homogêneos, especialmente no critério renda, permitindo uma análise mais precisa das características internas dos municípios.</w:t>
      </w:r>
    </w:p>
    <w:p w14:paraId="14AEF9A9" w14:textId="77777777" w:rsidR="00267E1F" w:rsidRPr="00267E1F" w:rsidRDefault="00267E1F" w:rsidP="00267E1F">
      <w:pPr>
        <w:spacing w:after="0" w:line="360" w:lineRule="auto"/>
        <w:ind w:firstLine="709"/>
        <w:jc w:val="both"/>
        <w:rPr>
          <w:rFonts w:ascii="Times New Roman" w:eastAsia="Times New Roman" w:hAnsi="Times New Roman" w:cs="Times New Roman"/>
          <w:sz w:val="24"/>
          <w:szCs w:val="24"/>
        </w:rPr>
      </w:pPr>
      <w:r w:rsidRPr="00267E1F">
        <w:rPr>
          <w:rFonts w:ascii="Times New Roman" w:eastAsia="Times New Roman" w:hAnsi="Times New Roman" w:cs="Times New Roman"/>
          <w:sz w:val="24"/>
          <w:szCs w:val="24"/>
        </w:rPr>
        <w:t xml:space="preserve">Os dados sobre o número de estabelecimentos relacionados ao comércio noturno também foram obtidos por meio do sistema de "Dados Abertos POA", usando a tabela </w:t>
      </w:r>
      <w:r w:rsidRPr="00267E1F">
        <w:rPr>
          <w:rFonts w:ascii="Times New Roman" w:eastAsia="Times New Roman" w:hAnsi="Times New Roman" w:cs="Times New Roman"/>
          <w:sz w:val="24"/>
          <w:szCs w:val="24"/>
        </w:rPr>
        <w:lastRenderedPageBreak/>
        <w:t>"Cadastro de Alvarás". Inicialmente, os registros foram tratados para identificar estabelecimentos ativos em 2000 e em 2010 e, em seguida, os estabelecimentos foram classificados por atividade econômica, com o intuito de selecionar um conjunto de atividades tipicamente associadas à economia noturna.</w:t>
      </w:r>
    </w:p>
    <w:p w14:paraId="4EEF2D6A" w14:textId="77777777" w:rsidR="00267E1F" w:rsidRDefault="008F7561" w:rsidP="00267E1F">
      <w:pPr>
        <w:spacing w:after="0" w:line="360" w:lineRule="auto"/>
        <w:ind w:firstLine="709"/>
        <w:jc w:val="both"/>
        <w:rPr>
          <w:rFonts w:ascii="Times New Roman" w:eastAsia="Times New Roman" w:hAnsi="Times New Roman" w:cs="Times New Roman"/>
          <w:sz w:val="24"/>
          <w:szCs w:val="24"/>
        </w:rPr>
      </w:pPr>
      <w:r w:rsidRPr="00467B42">
        <w:rPr>
          <w:rFonts w:ascii="Times New Roman" w:eastAsia="Times New Roman" w:hAnsi="Times New Roman" w:cs="Times New Roman"/>
          <w:sz w:val="24"/>
          <w:szCs w:val="24"/>
        </w:rPr>
        <w:t xml:space="preserve">A identificação dos estabelecimentos associados ao comércio noturno foi realizada a partir do campo “atividade” do Cadastro de Alvarás (Dados Abertos POA), assim, inicialmente, foi extraída a lista de atividades distintas presentes na base, ordenada para fins de inspeção e padronização. A partir dessa lista, selecionou-se um subconjunto de categorias tipicamente associado ao consumo e lazer em horário noturno (bares, restaurantes, casas noturnas e estabelecimentos de entretenimento), utilizando as posições/índices correspondentes a essas categorias na lista ordenada. Em seguida, os registros do cadastro foram filtrados de acordo com esse subconjunto, e a variável “estabelecimentos noturnos” passou a corresponder à contagem de alvarás cuja atividade declarada pertence à lista selecionada, agregada por bairro e ano. Como a base administrativa não informa diretamente o horário efetivo de funcionamento, a classificação é interpretada como uma medida proxy, visto que captura estabelecimentos cuja natureza da atividade é usualmente associada ao consumo e ao lazer noturnos, ainda que possam existir variações ao longo do tempo. Para assegurar transparência e reprodutibilidade, a lista completa de atividades utilizadas na seleção é apresentada em </w:t>
      </w:r>
      <w:commentRangeStart w:id="135"/>
      <w:r w:rsidRPr="00467B42">
        <w:rPr>
          <w:rFonts w:ascii="Times New Roman" w:eastAsia="Times New Roman" w:hAnsi="Times New Roman" w:cs="Times New Roman"/>
          <w:sz w:val="24"/>
          <w:szCs w:val="24"/>
        </w:rPr>
        <w:t>apêndice</w:t>
      </w:r>
      <w:commentRangeEnd w:id="135"/>
      <w:r w:rsidR="00267E1F">
        <w:rPr>
          <w:rStyle w:val="Refdecomentrio"/>
          <w:rFonts w:ascii="Times New Roman" w:eastAsia="Times New Roman" w:hAnsi="Times New Roman" w:cs="Times New Roman"/>
          <w:sz w:val="24"/>
          <w:szCs w:val="24"/>
        </w:rPr>
        <w:commentReference w:id="135"/>
      </w:r>
      <w:r w:rsidR="00267E1F">
        <w:rPr>
          <w:rFonts w:ascii="Times New Roman" w:eastAsia="Times New Roman" w:hAnsi="Times New Roman" w:cs="Times New Roman"/>
          <w:sz w:val="24"/>
          <w:szCs w:val="24"/>
        </w:rPr>
        <w:t>.</w:t>
      </w:r>
    </w:p>
    <w:p w14:paraId="4C245885" w14:textId="743C78B2" w:rsidR="00267E1F" w:rsidRPr="00267E1F" w:rsidRDefault="00267E1F" w:rsidP="00267E1F">
      <w:pPr>
        <w:spacing w:after="0" w:line="360" w:lineRule="auto"/>
        <w:ind w:firstLine="709"/>
        <w:jc w:val="both"/>
        <w:rPr>
          <w:rFonts w:ascii="Times New Roman" w:eastAsia="Times New Roman" w:hAnsi="Times New Roman" w:cs="Times New Roman"/>
          <w:color w:val="FF0000"/>
          <w:sz w:val="24"/>
          <w:szCs w:val="24"/>
        </w:rPr>
      </w:pPr>
      <w:r w:rsidRPr="00267E1F">
        <w:rPr>
          <w:rFonts w:ascii="Times New Roman" w:eastAsia="Times New Roman" w:hAnsi="Times New Roman" w:cs="Times New Roman"/>
          <w:sz w:val="24"/>
          <w:szCs w:val="24"/>
        </w:rPr>
        <w:t>A Tabela 8 apresenta as estatísticas descritivas das variáveis utilizadas na análise, após os devidos tratamentos de dados.</w:t>
      </w:r>
    </w:p>
    <w:p w14:paraId="0C8915E6" w14:textId="77777777" w:rsidR="008F7561" w:rsidRDefault="008F7561" w:rsidP="008F7561">
      <w:pPr>
        <w:spacing w:before="280" w:after="28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Tabela 8 – Estatística descritiva das variáveis utilizadas.</w:t>
      </w:r>
    </w:p>
    <w:tbl>
      <w:tblPr>
        <w:tblW w:w="9405" w:type="dxa"/>
        <w:jc w:val="center"/>
        <w:tblLayout w:type="fixed"/>
        <w:tblCellMar>
          <w:left w:w="0" w:type="dxa"/>
          <w:right w:w="0" w:type="dxa"/>
        </w:tblCellMar>
        <w:tblLook w:val="0600" w:firstRow="0" w:lastRow="0" w:firstColumn="0" w:lastColumn="0" w:noHBand="1" w:noVBand="1"/>
      </w:tblPr>
      <w:tblGrid>
        <w:gridCol w:w="1701"/>
        <w:gridCol w:w="963"/>
        <w:gridCol w:w="963"/>
        <w:gridCol w:w="963"/>
        <w:gridCol w:w="963"/>
        <w:gridCol w:w="963"/>
        <w:gridCol w:w="963"/>
        <w:gridCol w:w="963"/>
        <w:gridCol w:w="963"/>
      </w:tblGrid>
      <w:tr w:rsidR="008F7561" w:rsidRPr="00A229AF" w14:paraId="499CB3F6" w14:textId="77777777" w:rsidTr="00A229AF">
        <w:trPr>
          <w:trHeight w:val="368"/>
          <w:jc w:val="center"/>
        </w:trPr>
        <w:tc>
          <w:tcPr>
            <w:tcW w:w="1701" w:type="dxa"/>
            <w:tcBorders>
              <w:top w:val="single" w:sz="12" w:space="0" w:color="666666"/>
              <w:bottom w:val="single" w:sz="12" w:space="0" w:color="666666"/>
            </w:tcBorders>
            <w:shd w:val="clear" w:color="auto" w:fill="FFFFFF"/>
            <w:vAlign w:val="center"/>
          </w:tcPr>
          <w:p w14:paraId="0219BDE0"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Bairro</w:t>
            </w:r>
          </w:p>
        </w:tc>
        <w:tc>
          <w:tcPr>
            <w:tcW w:w="963" w:type="dxa"/>
            <w:tcBorders>
              <w:top w:val="single" w:sz="12" w:space="0" w:color="666666"/>
              <w:bottom w:val="single" w:sz="12" w:space="0" w:color="666666"/>
            </w:tcBorders>
            <w:shd w:val="clear" w:color="auto" w:fill="FFFFFF"/>
            <w:tcMar>
              <w:left w:w="108" w:type="dxa"/>
              <w:right w:w="108" w:type="dxa"/>
            </w:tcMar>
            <w:vAlign w:val="center"/>
          </w:tcPr>
          <w:p w14:paraId="3095D90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estab_2000</w:t>
            </w:r>
          </w:p>
        </w:tc>
        <w:tc>
          <w:tcPr>
            <w:tcW w:w="963" w:type="dxa"/>
            <w:tcBorders>
              <w:top w:val="single" w:sz="12" w:space="0" w:color="666666"/>
              <w:bottom w:val="single" w:sz="12" w:space="0" w:color="666666"/>
            </w:tcBorders>
            <w:shd w:val="clear" w:color="auto" w:fill="FFFFFF"/>
            <w:tcMar>
              <w:left w:w="108" w:type="dxa"/>
              <w:right w:w="108" w:type="dxa"/>
            </w:tcMar>
            <w:vAlign w:val="center"/>
          </w:tcPr>
          <w:p w14:paraId="7FB379D2"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hab_2000</w:t>
            </w:r>
          </w:p>
        </w:tc>
        <w:tc>
          <w:tcPr>
            <w:tcW w:w="963" w:type="dxa"/>
            <w:tcBorders>
              <w:top w:val="single" w:sz="12" w:space="0" w:color="666666"/>
              <w:bottom w:val="single" w:sz="12" w:space="0" w:color="666666"/>
            </w:tcBorders>
            <w:shd w:val="clear" w:color="auto" w:fill="FFFFFF"/>
            <w:vAlign w:val="center"/>
          </w:tcPr>
          <w:p w14:paraId="2355587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estab_2010</w:t>
            </w:r>
          </w:p>
        </w:tc>
        <w:tc>
          <w:tcPr>
            <w:tcW w:w="963" w:type="dxa"/>
            <w:tcBorders>
              <w:top w:val="single" w:sz="12" w:space="0" w:color="666666"/>
              <w:bottom w:val="single" w:sz="12" w:space="0" w:color="666666"/>
            </w:tcBorders>
            <w:shd w:val="clear" w:color="auto" w:fill="FFFFFF"/>
            <w:vAlign w:val="center"/>
          </w:tcPr>
          <w:p w14:paraId="1C2E90F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hab_2010</w:t>
            </w:r>
          </w:p>
        </w:tc>
        <w:tc>
          <w:tcPr>
            <w:tcW w:w="963" w:type="dxa"/>
            <w:tcBorders>
              <w:top w:val="single" w:sz="12" w:space="0" w:color="666666"/>
              <w:bottom w:val="single" w:sz="12" w:space="0" w:color="666666"/>
            </w:tcBorders>
            <w:shd w:val="clear" w:color="auto" w:fill="FFFFFF"/>
            <w:vAlign w:val="center"/>
          </w:tcPr>
          <w:p w14:paraId="417B0F45"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idhm_2000</w:t>
            </w:r>
          </w:p>
        </w:tc>
        <w:tc>
          <w:tcPr>
            <w:tcW w:w="963" w:type="dxa"/>
            <w:tcBorders>
              <w:top w:val="single" w:sz="12" w:space="0" w:color="666666"/>
              <w:bottom w:val="single" w:sz="12" w:space="0" w:color="666666"/>
            </w:tcBorders>
            <w:shd w:val="clear" w:color="auto" w:fill="FFFFFF"/>
            <w:vAlign w:val="center"/>
          </w:tcPr>
          <w:p w14:paraId="290599D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idhm_2010</w:t>
            </w:r>
          </w:p>
        </w:tc>
        <w:tc>
          <w:tcPr>
            <w:tcW w:w="963" w:type="dxa"/>
            <w:tcBorders>
              <w:top w:val="single" w:sz="12" w:space="0" w:color="666666"/>
              <w:bottom w:val="single" w:sz="12" w:space="0" w:color="666666"/>
            </w:tcBorders>
            <w:shd w:val="clear" w:color="auto" w:fill="FFFFFF"/>
            <w:vAlign w:val="center"/>
          </w:tcPr>
          <w:p w14:paraId="56EC9E4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renda_2000</w:t>
            </w:r>
          </w:p>
        </w:tc>
        <w:tc>
          <w:tcPr>
            <w:tcW w:w="963" w:type="dxa"/>
            <w:tcBorders>
              <w:top w:val="single" w:sz="12" w:space="0" w:color="666666"/>
              <w:bottom w:val="single" w:sz="12" w:space="0" w:color="666666"/>
            </w:tcBorders>
            <w:shd w:val="clear" w:color="auto" w:fill="FFFFFF"/>
            <w:vAlign w:val="center"/>
          </w:tcPr>
          <w:p w14:paraId="4E8118A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renda_2010</w:t>
            </w:r>
          </w:p>
        </w:tc>
      </w:tr>
      <w:tr w:rsidR="008F7561" w:rsidRPr="00A229AF" w14:paraId="7076EE47" w14:textId="77777777" w:rsidTr="00A229AF">
        <w:trPr>
          <w:trHeight w:val="368"/>
          <w:jc w:val="center"/>
        </w:trPr>
        <w:tc>
          <w:tcPr>
            <w:tcW w:w="1701" w:type="dxa"/>
            <w:tcBorders>
              <w:top w:val="single" w:sz="12" w:space="0" w:color="666666"/>
            </w:tcBorders>
            <w:shd w:val="clear" w:color="auto" w:fill="FFFFFF"/>
            <w:vAlign w:val="center"/>
          </w:tcPr>
          <w:p w14:paraId="1BB0BBA9" w14:textId="77777777" w:rsidR="008F7561" w:rsidRPr="00A229AF" w:rsidRDefault="008F7561" w:rsidP="00AD3262">
            <w:pPr>
              <w:spacing w:line="240" w:lineRule="auto"/>
              <w:ind w:left="100" w:right="100"/>
              <w:rPr>
                <w:rFonts w:ascii="Times New Roman" w:hAnsi="Times New Roman" w:cs="Times New Roman"/>
                <w:sz w:val="16"/>
                <w:szCs w:val="16"/>
                <w:highlight w:val="yellow"/>
              </w:rPr>
            </w:pPr>
            <w:r w:rsidRPr="00A229AF">
              <w:rPr>
                <w:rFonts w:ascii="Times New Roman" w:hAnsi="Times New Roman" w:cs="Times New Roman"/>
                <w:color w:val="000000"/>
                <w:sz w:val="16"/>
                <w:szCs w:val="16"/>
              </w:rPr>
              <w:t>AGRONOMIA</w:t>
            </w:r>
          </w:p>
        </w:tc>
        <w:tc>
          <w:tcPr>
            <w:tcW w:w="963" w:type="dxa"/>
            <w:tcBorders>
              <w:top w:val="single" w:sz="12" w:space="0" w:color="666666"/>
            </w:tcBorders>
            <w:shd w:val="clear" w:color="auto" w:fill="FFFFFF"/>
            <w:tcMar>
              <w:left w:w="108" w:type="dxa"/>
              <w:right w:w="108" w:type="dxa"/>
            </w:tcMar>
            <w:vAlign w:val="center"/>
          </w:tcPr>
          <w:p w14:paraId="661C0D52"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9</w:t>
            </w:r>
          </w:p>
        </w:tc>
        <w:tc>
          <w:tcPr>
            <w:tcW w:w="963" w:type="dxa"/>
            <w:tcBorders>
              <w:top w:val="single" w:sz="12" w:space="0" w:color="666666"/>
            </w:tcBorders>
            <w:shd w:val="clear" w:color="auto" w:fill="FFFFFF"/>
            <w:tcMar>
              <w:left w:w="108" w:type="dxa"/>
              <w:right w:w="108" w:type="dxa"/>
            </w:tcMar>
            <w:vAlign w:val="center"/>
          </w:tcPr>
          <w:p w14:paraId="5D37F534"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12,431</w:t>
            </w:r>
          </w:p>
        </w:tc>
        <w:tc>
          <w:tcPr>
            <w:tcW w:w="963" w:type="dxa"/>
            <w:tcBorders>
              <w:top w:val="single" w:sz="12" w:space="0" w:color="666666"/>
            </w:tcBorders>
            <w:shd w:val="clear" w:color="auto" w:fill="FFFFFF"/>
            <w:vAlign w:val="center"/>
          </w:tcPr>
          <w:p w14:paraId="46C6B3BE"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18</w:t>
            </w:r>
          </w:p>
        </w:tc>
        <w:tc>
          <w:tcPr>
            <w:tcW w:w="963" w:type="dxa"/>
            <w:tcBorders>
              <w:top w:val="single" w:sz="12" w:space="0" w:color="666666"/>
            </w:tcBorders>
            <w:shd w:val="clear" w:color="auto" w:fill="FFFFFF"/>
            <w:vAlign w:val="center"/>
          </w:tcPr>
          <w:p w14:paraId="4FEA506C"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13,817</w:t>
            </w:r>
          </w:p>
        </w:tc>
        <w:tc>
          <w:tcPr>
            <w:tcW w:w="963" w:type="dxa"/>
            <w:tcBorders>
              <w:top w:val="single" w:sz="12" w:space="0" w:color="666666"/>
            </w:tcBorders>
            <w:shd w:val="clear" w:color="auto" w:fill="FFFFFF"/>
            <w:vAlign w:val="center"/>
          </w:tcPr>
          <w:p w14:paraId="6B1C1540"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0.626</w:t>
            </w:r>
          </w:p>
        </w:tc>
        <w:tc>
          <w:tcPr>
            <w:tcW w:w="963" w:type="dxa"/>
            <w:tcBorders>
              <w:top w:val="single" w:sz="12" w:space="0" w:color="666666"/>
            </w:tcBorders>
            <w:shd w:val="clear" w:color="auto" w:fill="FFFFFF"/>
            <w:vAlign w:val="center"/>
          </w:tcPr>
          <w:p w14:paraId="2F68262C"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0.719</w:t>
            </w:r>
          </w:p>
        </w:tc>
        <w:tc>
          <w:tcPr>
            <w:tcW w:w="963" w:type="dxa"/>
            <w:tcBorders>
              <w:top w:val="single" w:sz="12" w:space="0" w:color="666666"/>
            </w:tcBorders>
            <w:shd w:val="clear" w:color="auto" w:fill="FFFFFF"/>
            <w:vAlign w:val="center"/>
          </w:tcPr>
          <w:p w14:paraId="498D2B71"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493.05</w:t>
            </w:r>
          </w:p>
        </w:tc>
        <w:tc>
          <w:tcPr>
            <w:tcW w:w="963" w:type="dxa"/>
            <w:tcBorders>
              <w:top w:val="single" w:sz="12" w:space="0" w:color="666666"/>
            </w:tcBorders>
            <w:shd w:val="clear" w:color="auto" w:fill="FFFFFF"/>
            <w:vAlign w:val="center"/>
          </w:tcPr>
          <w:p w14:paraId="47C87680"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623.38</w:t>
            </w:r>
          </w:p>
        </w:tc>
      </w:tr>
      <w:tr w:rsidR="008F7561" w:rsidRPr="00A229AF" w14:paraId="0D49441E" w14:textId="77777777" w:rsidTr="00A229AF">
        <w:trPr>
          <w:trHeight w:val="368"/>
          <w:jc w:val="center"/>
        </w:trPr>
        <w:tc>
          <w:tcPr>
            <w:tcW w:w="1701" w:type="dxa"/>
            <w:shd w:val="clear" w:color="auto" w:fill="FFFFFF"/>
            <w:vAlign w:val="center"/>
          </w:tcPr>
          <w:p w14:paraId="1DA01B92"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ANCHIETA</w:t>
            </w:r>
          </w:p>
        </w:tc>
        <w:tc>
          <w:tcPr>
            <w:tcW w:w="963" w:type="dxa"/>
            <w:shd w:val="clear" w:color="auto" w:fill="FFFFFF"/>
            <w:tcMar>
              <w:left w:w="108" w:type="dxa"/>
              <w:right w:w="108" w:type="dxa"/>
            </w:tcMar>
            <w:vAlign w:val="center"/>
          </w:tcPr>
          <w:p w14:paraId="224E7A98"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43</w:t>
            </w:r>
          </w:p>
        </w:tc>
        <w:tc>
          <w:tcPr>
            <w:tcW w:w="963" w:type="dxa"/>
            <w:shd w:val="clear" w:color="auto" w:fill="FFFFFF"/>
            <w:tcMar>
              <w:left w:w="108" w:type="dxa"/>
              <w:right w:w="108" w:type="dxa"/>
            </w:tcMar>
            <w:vAlign w:val="center"/>
          </w:tcPr>
          <w:p w14:paraId="37C1E8CB"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1,281</w:t>
            </w:r>
          </w:p>
        </w:tc>
        <w:tc>
          <w:tcPr>
            <w:tcW w:w="963" w:type="dxa"/>
            <w:shd w:val="clear" w:color="auto" w:fill="FFFFFF"/>
            <w:vAlign w:val="center"/>
          </w:tcPr>
          <w:p w14:paraId="250C89D7"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139</w:t>
            </w:r>
          </w:p>
        </w:tc>
        <w:tc>
          <w:tcPr>
            <w:tcW w:w="963" w:type="dxa"/>
            <w:shd w:val="clear" w:color="auto" w:fill="FFFFFF"/>
            <w:vAlign w:val="center"/>
          </w:tcPr>
          <w:p w14:paraId="6D10CBA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582</w:t>
            </w:r>
          </w:p>
        </w:tc>
        <w:tc>
          <w:tcPr>
            <w:tcW w:w="963" w:type="dxa"/>
            <w:shd w:val="clear" w:color="auto" w:fill="FFFFFF"/>
            <w:vAlign w:val="center"/>
          </w:tcPr>
          <w:p w14:paraId="3860C71D"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0.637</w:t>
            </w:r>
          </w:p>
        </w:tc>
        <w:tc>
          <w:tcPr>
            <w:tcW w:w="963" w:type="dxa"/>
            <w:shd w:val="clear" w:color="auto" w:fill="FFFFFF"/>
            <w:vAlign w:val="center"/>
          </w:tcPr>
          <w:p w14:paraId="73C38577"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0.736</w:t>
            </w:r>
          </w:p>
        </w:tc>
        <w:tc>
          <w:tcPr>
            <w:tcW w:w="963" w:type="dxa"/>
            <w:shd w:val="clear" w:color="auto" w:fill="FFFFFF"/>
            <w:vAlign w:val="center"/>
          </w:tcPr>
          <w:p w14:paraId="2EE40F95"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600.32</w:t>
            </w:r>
          </w:p>
        </w:tc>
        <w:tc>
          <w:tcPr>
            <w:tcW w:w="963" w:type="dxa"/>
            <w:shd w:val="clear" w:color="auto" w:fill="FFFFFF"/>
            <w:vAlign w:val="center"/>
          </w:tcPr>
          <w:p w14:paraId="7E36899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818.43</w:t>
            </w:r>
          </w:p>
        </w:tc>
      </w:tr>
      <w:tr w:rsidR="008F7561" w:rsidRPr="00A229AF" w14:paraId="3E025487" w14:textId="77777777" w:rsidTr="00A229AF">
        <w:trPr>
          <w:trHeight w:val="368"/>
          <w:jc w:val="center"/>
        </w:trPr>
        <w:tc>
          <w:tcPr>
            <w:tcW w:w="1701" w:type="dxa"/>
            <w:shd w:val="clear" w:color="auto" w:fill="FFFFFF"/>
            <w:vAlign w:val="center"/>
          </w:tcPr>
          <w:p w14:paraId="4EC6F9DB"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ARQUIPELAGO</w:t>
            </w:r>
          </w:p>
        </w:tc>
        <w:tc>
          <w:tcPr>
            <w:tcW w:w="963" w:type="dxa"/>
            <w:shd w:val="clear" w:color="auto" w:fill="FFFFFF"/>
            <w:tcMar>
              <w:left w:w="108" w:type="dxa"/>
              <w:right w:w="108" w:type="dxa"/>
            </w:tcMar>
            <w:vAlign w:val="center"/>
          </w:tcPr>
          <w:p w14:paraId="426C20EC"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5</w:t>
            </w:r>
          </w:p>
        </w:tc>
        <w:tc>
          <w:tcPr>
            <w:tcW w:w="963" w:type="dxa"/>
            <w:shd w:val="clear" w:color="auto" w:fill="FFFFFF"/>
            <w:tcMar>
              <w:left w:w="108" w:type="dxa"/>
              <w:right w:w="108" w:type="dxa"/>
            </w:tcMar>
            <w:vAlign w:val="center"/>
          </w:tcPr>
          <w:p w14:paraId="4937D9D2"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7,619</w:t>
            </w:r>
          </w:p>
        </w:tc>
        <w:tc>
          <w:tcPr>
            <w:tcW w:w="963" w:type="dxa"/>
            <w:shd w:val="clear" w:color="auto" w:fill="FFFFFF"/>
            <w:vAlign w:val="center"/>
          </w:tcPr>
          <w:p w14:paraId="7EAC303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7</w:t>
            </w:r>
          </w:p>
        </w:tc>
        <w:tc>
          <w:tcPr>
            <w:tcW w:w="963" w:type="dxa"/>
            <w:shd w:val="clear" w:color="auto" w:fill="FFFFFF"/>
            <w:vAlign w:val="center"/>
          </w:tcPr>
          <w:p w14:paraId="2EC1BF0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833</w:t>
            </w:r>
          </w:p>
        </w:tc>
        <w:tc>
          <w:tcPr>
            <w:tcW w:w="963" w:type="dxa"/>
            <w:shd w:val="clear" w:color="auto" w:fill="FFFFFF"/>
            <w:vAlign w:val="center"/>
          </w:tcPr>
          <w:p w14:paraId="59C9AFA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0.547</w:t>
            </w:r>
          </w:p>
        </w:tc>
        <w:tc>
          <w:tcPr>
            <w:tcW w:w="963" w:type="dxa"/>
            <w:shd w:val="clear" w:color="auto" w:fill="FFFFFF"/>
            <w:vAlign w:val="center"/>
          </w:tcPr>
          <w:p w14:paraId="29638FA7"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0.681</w:t>
            </w:r>
          </w:p>
        </w:tc>
        <w:tc>
          <w:tcPr>
            <w:tcW w:w="963" w:type="dxa"/>
            <w:shd w:val="clear" w:color="auto" w:fill="FFFFFF"/>
            <w:vAlign w:val="center"/>
          </w:tcPr>
          <w:p w14:paraId="6B8ABD2D"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517.45</w:t>
            </w:r>
          </w:p>
        </w:tc>
        <w:tc>
          <w:tcPr>
            <w:tcW w:w="963" w:type="dxa"/>
            <w:shd w:val="clear" w:color="auto" w:fill="FFFFFF"/>
            <w:vAlign w:val="center"/>
          </w:tcPr>
          <w:p w14:paraId="44885A7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846.68</w:t>
            </w:r>
          </w:p>
        </w:tc>
      </w:tr>
      <w:tr w:rsidR="008F7561" w:rsidRPr="00A229AF" w14:paraId="79208848" w14:textId="77777777" w:rsidTr="00A229AF">
        <w:trPr>
          <w:trHeight w:val="368"/>
          <w:jc w:val="center"/>
        </w:trPr>
        <w:tc>
          <w:tcPr>
            <w:tcW w:w="1701" w:type="dxa"/>
            <w:shd w:val="clear" w:color="auto" w:fill="FFFFFF"/>
            <w:vAlign w:val="center"/>
          </w:tcPr>
          <w:p w14:paraId="7A7190B6"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AUXILIADORA</w:t>
            </w:r>
          </w:p>
        </w:tc>
        <w:tc>
          <w:tcPr>
            <w:tcW w:w="963" w:type="dxa"/>
            <w:shd w:val="clear" w:color="auto" w:fill="FFFFFF"/>
            <w:tcMar>
              <w:left w:w="108" w:type="dxa"/>
              <w:right w:w="108" w:type="dxa"/>
            </w:tcMar>
            <w:vAlign w:val="center"/>
          </w:tcPr>
          <w:p w14:paraId="71C995DE"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29</w:t>
            </w:r>
          </w:p>
        </w:tc>
        <w:tc>
          <w:tcPr>
            <w:tcW w:w="963" w:type="dxa"/>
            <w:shd w:val="clear" w:color="auto" w:fill="FFFFFF"/>
            <w:tcMar>
              <w:left w:w="108" w:type="dxa"/>
              <w:right w:w="108" w:type="dxa"/>
            </w:tcMar>
            <w:vAlign w:val="center"/>
          </w:tcPr>
          <w:p w14:paraId="5D875A4F"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9,985</w:t>
            </w:r>
          </w:p>
        </w:tc>
        <w:tc>
          <w:tcPr>
            <w:tcW w:w="963" w:type="dxa"/>
            <w:shd w:val="clear" w:color="auto" w:fill="FFFFFF"/>
            <w:vAlign w:val="center"/>
          </w:tcPr>
          <w:p w14:paraId="2CA081D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103</w:t>
            </w:r>
          </w:p>
        </w:tc>
        <w:tc>
          <w:tcPr>
            <w:tcW w:w="963" w:type="dxa"/>
            <w:shd w:val="clear" w:color="auto" w:fill="FFFFFF"/>
            <w:vAlign w:val="center"/>
          </w:tcPr>
          <w:p w14:paraId="24A2A3C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9,683</w:t>
            </w:r>
          </w:p>
        </w:tc>
        <w:tc>
          <w:tcPr>
            <w:tcW w:w="963" w:type="dxa"/>
            <w:shd w:val="clear" w:color="auto" w:fill="FFFFFF"/>
            <w:vAlign w:val="center"/>
          </w:tcPr>
          <w:p w14:paraId="0E70B387"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0.866</w:t>
            </w:r>
          </w:p>
        </w:tc>
        <w:tc>
          <w:tcPr>
            <w:tcW w:w="963" w:type="dxa"/>
            <w:shd w:val="clear" w:color="auto" w:fill="FFFFFF"/>
            <w:vAlign w:val="center"/>
          </w:tcPr>
          <w:p w14:paraId="14A3ED0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0.947</w:t>
            </w:r>
          </w:p>
        </w:tc>
        <w:tc>
          <w:tcPr>
            <w:tcW w:w="963" w:type="dxa"/>
            <w:shd w:val="clear" w:color="auto" w:fill="FFFFFF"/>
            <w:vAlign w:val="center"/>
          </w:tcPr>
          <w:p w14:paraId="6FC9EF99"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2,916.92</w:t>
            </w:r>
          </w:p>
        </w:tc>
        <w:tc>
          <w:tcPr>
            <w:tcW w:w="963" w:type="dxa"/>
            <w:shd w:val="clear" w:color="auto" w:fill="FFFFFF"/>
            <w:vAlign w:val="center"/>
          </w:tcPr>
          <w:p w14:paraId="30F9C5A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3,792.29</w:t>
            </w:r>
          </w:p>
        </w:tc>
      </w:tr>
      <w:tr w:rsidR="008F7561" w:rsidRPr="00A229AF" w14:paraId="394440EA" w14:textId="77777777" w:rsidTr="00A229AF">
        <w:trPr>
          <w:trHeight w:val="368"/>
          <w:jc w:val="center"/>
        </w:trPr>
        <w:tc>
          <w:tcPr>
            <w:tcW w:w="1701" w:type="dxa"/>
            <w:shd w:val="clear" w:color="auto" w:fill="FFFFFF"/>
            <w:vAlign w:val="center"/>
          </w:tcPr>
          <w:p w14:paraId="70193295"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AZENHA</w:t>
            </w:r>
          </w:p>
        </w:tc>
        <w:tc>
          <w:tcPr>
            <w:tcW w:w="963" w:type="dxa"/>
            <w:shd w:val="clear" w:color="auto" w:fill="FFFFFF"/>
            <w:tcMar>
              <w:left w:w="108" w:type="dxa"/>
              <w:right w:w="108" w:type="dxa"/>
            </w:tcMar>
            <w:vAlign w:val="center"/>
          </w:tcPr>
          <w:p w14:paraId="11B664DC"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104</w:t>
            </w:r>
          </w:p>
        </w:tc>
        <w:tc>
          <w:tcPr>
            <w:tcW w:w="963" w:type="dxa"/>
            <w:shd w:val="clear" w:color="auto" w:fill="FFFFFF"/>
            <w:tcMar>
              <w:left w:w="108" w:type="dxa"/>
              <w:right w:w="108" w:type="dxa"/>
            </w:tcMar>
            <w:vAlign w:val="center"/>
          </w:tcPr>
          <w:p w14:paraId="1D480099"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10,475</w:t>
            </w:r>
          </w:p>
        </w:tc>
        <w:tc>
          <w:tcPr>
            <w:tcW w:w="963" w:type="dxa"/>
            <w:shd w:val="clear" w:color="auto" w:fill="FFFFFF"/>
            <w:vAlign w:val="center"/>
          </w:tcPr>
          <w:p w14:paraId="6E4BBBA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281</w:t>
            </w:r>
          </w:p>
        </w:tc>
        <w:tc>
          <w:tcPr>
            <w:tcW w:w="963" w:type="dxa"/>
            <w:shd w:val="clear" w:color="auto" w:fill="FFFFFF"/>
            <w:vAlign w:val="center"/>
          </w:tcPr>
          <w:p w14:paraId="6A6B0035"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1,018</w:t>
            </w:r>
          </w:p>
        </w:tc>
        <w:tc>
          <w:tcPr>
            <w:tcW w:w="963" w:type="dxa"/>
            <w:shd w:val="clear" w:color="auto" w:fill="FFFFFF"/>
            <w:vAlign w:val="center"/>
          </w:tcPr>
          <w:p w14:paraId="25F3EBE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0.813</w:t>
            </w:r>
          </w:p>
        </w:tc>
        <w:tc>
          <w:tcPr>
            <w:tcW w:w="963" w:type="dxa"/>
            <w:shd w:val="clear" w:color="auto" w:fill="FFFFFF"/>
            <w:vAlign w:val="center"/>
          </w:tcPr>
          <w:p w14:paraId="19AE30C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0.878</w:t>
            </w:r>
          </w:p>
        </w:tc>
        <w:tc>
          <w:tcPr>
            <w:tcW w:w="963" w:type="dxa"/>
            <w:shd w:val="clear" w:color="auto" w:fill="FFFFFF"/>
            <w:vAlign w:val="center"/>
          </w:tcPr>
          <w:p w14:paraId="4A90E6D4"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1,603.68</w:t>
            </w:r>
          </w:p>
        </w:tc>
        <w:tc>
          <w:tcPr>
            <w:tcW w:w="963" w:type="dxa"/>
            <w:shd w:val="clear" w:color="auto" w:fill="FFFFFF"/>
            <w:vAlign w:val="center"/>
          </w:tcPr>
          <w:p w14:paraId="33F42BE2"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2,152.15</w:t>
            </w:r>
          </w:p>
        </w:tc>
      </w:tr>
      <w:tr w:rsidR="008F7561" w:rsidRPr="00A229AF" w14:paraId="19518A62" w14:textId="77777777" w:rsidTr="00A229AF">
        <w:trPr>
          <w:trHeight w:val="368"/>
          <w:jc w:val="center"/>
        </w:trPr>
        <w:tc>
          <w:tcPr>
            <w:tcW w:w="1701" w:type="dxa"/>
            <w:shd w:val="clear" w:color="auto" w:fill="FFFFFF"/>
            <w:vAlign w:val="center"/>
          </w:tcPr>
          <w:p w14:paraId="0A7B133F"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BELA VISTA</w:t>
            </w:r>
          </w:p>
        </w:tc>
        <w:tc>
          <w:tcPr>
            <w:tcW w:w="963" w:type="dxa"/>
            <w:shd w:val="clear" w:color="auto" w:fill="FFFFFF"/>
            <w:tcMar>
              <w:left w:w="108" w:type="dxa"/>
              <w:right w:w="108" w:type="dxa"/>
            </w:tcMar>
            <w:vAlign w:val="center"/>
          </w:tcPr>
          <w:p w14:paraId="2E9E213E"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7</w:t>
            </w:r>
          </w:p>
        </w:tc>
        <w:tc>
          <w:tcPr>
            <w:tcW w:w="963" w:type="dxa"/>
            <w:shd w:val="clear" w:color="auto" w:fill="FFFFFF"/>
            <w:tcMar>
              <w:left w:w="108" w:type="dxa"/>
              <w:right w:w="108" w:type="dxa"/>
            </w:tcMar>
            <w:vAlign w:val="center"/>
          </w:tcPr>
          <w:p w14:paraId="036E1AB3"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10,097</w:t>
            </w:r>
          </w:p>
        </w:tc>
        <w:tc>
          <w:tcPr>
            <w:tcW w:w="963" w:type="dxa"/>
            <w:shd w:val="clear" w:color="auto" w:fill="FFFFFF"/>
            <w:vAlign w:val="center"/>
          </w:tcPr>
          <w:p w14:paraId="3202E9F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18</w:t>
            </w:r>
          </w:p>
        </w:tc>
        <w:tc>
          <w:tcPr>
            <w:tcW w:w="963" w:type="dxa"/>
            <w:shd w:val="clear" w:color="auto" w:fill="FFFFFF"/>
            <w:vAlign w:val="center"/>
          </w:tcPr>
          <w:p w14:paraId="34D697A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11,128</w:t>
            </w:r>
          </w:p>
        </w:tc>
        <w:tc>
          <w:tcPr>
            <w:tcW w:w="963" w:type="dxa"/>
            <w:shd w:val="clear" w:color="auto" w:fill="FFFFFF"/>
            <w:vAlign w:val="center"/>
          </w:tcPr>
          <w:p w14:paraId="2783A85F"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0.924</w:t>
            </w:r>
          </w:p>
        </w:tc>
        <w:tc>
          <w:tcPr>
            <w:tcW w:w="963" w:type="dxa"/>
            <w:shd w:val="clear" w:color="auto" w:fill="FFFFFF"/>
            <w:vAlign w:val="center"/>
          </w:tcPr>
          <w:p w14:paraId="00DF16C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0.958</w:t>
            </w:r>
          </w:p>
        </w:tc>
        <w:tc>
          <w:tcPr>
            <w:tcW w:w="963" w:type="dxa"/>
            <w:shd w:val="clear" w:color="auto" w:fill="FFFFFF"/>
            <w:vAlign w:val="center"/>
          </w:tcPr>
          <w:p w14:paraId="0979E16F"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4,822.42</w:t>
            </w:r>
          </w:p>
        </w:tc>
        <w:tc>
          <w:tcPr>
            <w:tcW w:w="963" w:type="dxa"/>
            <w:shd w:val="clear" w:color="auto" w:fill="FFFFFF"/>
            <w:vAlign w:val="center"/>
          </w:tcPr>
          <w:p w14:paraId="23CA0C9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7,216.42</w:t>
            </w:r>
          </w:p>
        </w:tc>
      </w:tr>
      <w:tr w:rsidR="008F7561" w:rsidRPr="00A229AF" w14:paraId="156D898E" w14:textId="77777777" w:rsidTr="00A229AF">
        <w:trPr>
          <w:trHeight w:val="368"/>
          <w:jc w:val="center"/>
        </w:trPr>
        <w:tc>
          <w:tcPr>
            <w:tcW w:w="1701" w:type="dxa"/>
            <w:shd w:val="clear" w:color="auto" w:fill="FFFFFF"/>
            <w:vAlign w:val="center"/>
          </w:tcPr>
          <w:p w14:paraId="6836900D"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BELEM NOVO</w:t>
            </w:r>
          </w:p>
        </w:tc>
        <w:tc>
          <w:tcPr>
            <w:tcW w:w="963" w:type="dxa"/>
            <w:shd w:val="clear" w:color="auto" w:fill="FFFFFF"/>
            <w:tcMar>
              <w:left w:w="108" w:type="dxa"/>
              <w:right w:w="108" w:type="dxa"/>
            </w:tcMar>
            <w:vAlign w:val="center"/>
          </w:tcPr>
          <w:p w14:paraId="10413EFF"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33</w:t>
            </w:r>
          </w:p>
        </w:tc>
        <w:tc>
          <w:tcPr>
            <w:tcW w:w="963" w:type="dxa"/>
            <w:shd w:val="clear" w:color="auto" w:fill="FFFFFF"/>
            <w:tcMar>
              <w:left w:w="108" w:type="dxa"/>
              <w:right w:w="108" w:type="dxa"/>
            </w:tcMar>
            <w:vAlign w:val="center"/>
          </w:tcPr>
          <w:p w14:paraId="321A6699"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13,787</w:t>
            </w:r>
          </w:p>
        </w:tc>
        <w:tc>
          <w:tcPr>
            <w:tcW w:w="963" w:type="dxa"/>
            <w:shd w:val="clear" w:color="auto" w:fill="FFFFFF"/>
            <w:vAlign w:val="center"/>
          </w:tcPr>
          <w:p w14:paraId="39DECAA2"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50</w:t>
            </w:r>
          </w:p>
        </w:tc>
        <w:tc>
          <w:tcPr>
            <w:tcW w:w="963" w:type="dxa"/>
            <w:shd w:val="clear" w:color="auto" w:fill="FFFFFF"/>
            <w:vAlign w:val="center"/>
          </w:tcPr>
          <w:p w14:paraId="3310748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15,833</w:t>
            </w:r>
          </w:p>
        </w:tc>
        <w:tc>
          <w:tcPr>
            <w:tcW w:w="963" w:type="dxa"/>
            <w:shd w:val="clear" w:color="auto" w:fill="FFFFFF"/>
            <w:vAlign w:val="center"/>
          </w:tcPr>
          <w:p w14:paraId="19534A6B"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0.648</w:t>
            </w:r>
          </w:p>
        </w:tc>
        <w:tc>
          <w:tcPr>
            <w:tcW w:w="963" w:type="dxa"/>
            <w:shd w:val="clear" w:color="auto" w:fill="FFFFFF"/>
            <w:vAlign w:val="center"/>
          </w:tcPr>
          <w:p w14:paraId="2B5AA98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0.719</w:t>
            </w:r>
          </w:p>
        </w:tc>
        <w:tc>
          <w:tcPr>
            <w:tcW w:w="963" w:type="dxa"/>
            <w:shd w:val="clear" w:color="auto" w:fill="FFFFFF"/>
            <w:vAlign w:val="center"/>
          </w:tcPr>
          <w:p w14:paraId="5025DAB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503.44</w:t>
            </w:r>
          </w:p>
        </w:tc>
        <w:tc>
          <w:tcPr>
            <w:tcW w:w="963" w:type="dxa"/>
            <w:shd w:val="clear" w:color="auto" w:fill="FFFFFF"/>
            <w:vAlign w:val="center"/>
          </w:tcPr>
          <w:p w14:paraId="5745377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623.38</w:t>
            </w:r>
          </w:p>
        </w:tc>
      </w:tr>
      <w:tr w:rsidR="008F7561" w:rsidRPr="00A229AF" w14:paraId="22B03D8E" w14:textId="77777777" w:rsidTr="00A229AF">
        <w:trPr>
          <w:trHeight w:val="368"/>
          <w:jc w:val="center"/>
        </w:trPr>
        <w:tc>
          <w:tcPr>
            <w:tcW w:w="1701" w:type="dxa"/>
            <w:shd w:val="clear" w:color="auto" w:fill="FFFFFF"/>
            <w:vAlign w:val="center"/>
          </w:tcPr>
          <w:p w14:paraId="2642BE57"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BELEM VELHO</w:t>
            </w:r>
          </w:p>
        </w:tc>
        <w:tc>
          <w:tcPr>
            <w:tcW w:w="963" w:type="dxa"/>
            <w:shd w:val="clear" w:color="auto" w:fill="FFFFFF"/>
            <w:tcMar>
              <w:left w:w="108" w:type="dxa"/>
              <w:right w:w="108" w:type="dxa"/>
            </w:tcMar>
            <w:vAlign w:val="center"/>
          </w:tcPr>
          <w:p w14:paraId="698CDA75"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5</w:t>
            </w:r>
          </w:p>
        </w:tc>
        <w:tc>
          <w:tcPr>
            <w:tcW w:w="963" w:type="dxa"/>
            <w:shd w:val="clear" w:color="auto" w:fill="FFFFFF"/>
            <w:tcMar>
              <w:left w:w="108" w:type="dxa"/>
              <w:right w:w="108" w:type="dxa"/>
            </w:tcMar>
            <w:vAlign w:val="center"/>
          </w:tcPr>
          <w:p w14:paraId="5BA5A5F3"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8,455</w:t>
            </w:r>
          </w:p>
        </w:tc>
        <w:tc>
          <w:tcPr>
            <w:tcW w:w="963" w:type="dxa"/>
            <w:shd w:val="clear" w:color="auto" w:fill="FFFFFF"/>
            <w:vAlign w:val="center"/>
          </w:tcPr>
          <w:p w14:paraId="7CDC473F"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20</w:t>
            </w:r>
          </w:p>
        </w:tc>
        <w:tc>
          <w:tcPr>
            <w:tcW w:w="963" w:type="dxa"/>
            <w:shd w:val="clear" w:color="auto" w:fill="FFFFFF"/>
            <w:vAlign w:val="center"/>
          </w:tcPr>
          <w:p w14:paraId="29A6324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10,835</w:t>
            </w:r>
          </w:p>
        </w:tc>
        <w:tc>
          <w:tcPr>
            <w:tcW w:w="963" w:type="dxa"/>
            <w:shd w:val="clear" w:color="auto" w:fill="FFFFFF"/>
            <w:vAlign w:val="center"/>
          </w:tcPr>
          <w:p w14:paraId="67E380F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0.539</w:t>
            </w:r>
          </w:p>
        </w:tc>
        <w:tc>
          <w:tcPr>
            <w:tcW w:w="963" w:type="dxa"/>
            <w:shd w:val="clear" w:color="auto" w:fill="FFFFFF"/>
            <w:vAlign w:val="center"/>
          </w:tcPr>
          <w:p w14:paraId="1DD78642"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0.654</w:t>
            </w:r>
          </w:p>
        </w:tc>
        <w:tc>
          <w:tcPr>
            <w:tcW w:w="963" w:type="dxa"/>
            <w:shd w:val="clear" w:color="auto" w:fill="FFFFFF"/>
            <w:vAlign w:val="center"/>
          </w:tcPr>
          <w:p w14:paraId="7046557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498.14</w:t>
            </w:r>
          </w:p>
        </w:tc>
        <w:tc>
          <w:tcPr>
            <w:tcW w:w="963" w:type="dxa"/>
            <w:shd w:val="clear" w:color="auto" w:fill="FFFFFF"/>
            <w:vAlign w:val="center"/>
          </w:tcPr>
          <w:p w14:paraId="554A692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727.98</w:t>
            </w:r>
          </w:p>
        </w:tc>
      </w:tr>
      <w:tr w:rsidR="008F7561" w:rsidRPr="00A229AF" w14:paraId="6FAA5413" w14:textId="77777777" w:rsidTr="00A229AF">
        <w:trPr>
          <w:trHeight w:val="368"/>
          <w:jc w:val="center"/>
        </w:trPr>
        <w:tc>
          <w:tcPr>
            <w:tcW w:w="1701" w:type="dxa"/>
            <w:shd w:val="clear" w:color="auto" w:fill="FFFFFF"/>
            <w:vAlign w:val="center"/>
          </w:tcPr>
          <w:p w14:paraId="5E364242"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BOA VISTA</w:t>
            </w:r>
          </w:p>
        </w:tc>
        <w:tc>
          <w:tcPr>
            <w:tcW w:w="963" w:type="dxa"/>
            <w:shd w:val="clear" w:color="auto" w:fill="FFFFFF"/>
            <w:tcMar>
              <w:left w:w="108" w:type="dxa"/>
              <w:right w:w="108" w:type="dxa"/>
            </w:tcMar>
            <w:vAlign w:val="center"/>
          </w:tcPr>
          <w:p w14:paraId="6298B75D"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7</w:t>
            </w:r>
          </w:p>
        </w:tc>
        <w:tc>
          <w:tcPr>
            <w:tcW w:w="963" w:type="dxa"/>
            <w:shd w:val="clear" w:color="auto" w:fill="FFFFFF"/>
            <w:tcMar>
              <w:left w:w="108" w:type="dxa"/>
              <w:right w:w="108" w:type="dxa"/>
            </w:tcMar>
            <w:vAlign w:val="center"/>
          </w:tcPr>
          <w:p w14:paraId="17BF5F60"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9,368</w:t>
            </w:r>
          </w:p>
        </w:tc>
        <w:tc>
          <w:tcPr>
            <w:tcW w:w="963" w:type="dxa"/>
            <w:shd w:val="clear" w:color="auto" w:fill="FFFFFF"/>
            <w:vAlign w:val="center"/>
          </w:tcPr>
          <w:p w14:paraId="23BAB1A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41</w:t>
            </w:r>
          </w:p>
        </w:tc>
        <w:tc>
          <w:tcPr>
            <w:tcW w:w="963" w:type="dxa"/>
            <w:shd w:val="clear" w:color="auto" w:fill="FFFFFF"/>
            <w:vAlign w:val="center"/>
          </w:tcPr>
          <w:p w14:paraId="4C3D3977"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875</w:t>
            </w:r>
          </w:p>
        </w:tc>
        <w:tc>
          <w:tcPr>
            <w:tcW w:w="963" w:type="dxa"/>
            <w:shd w:val="clear" w:color="auto" w:fill="FFFFFF"/>
            <w:vAlign w:val="center"/>
          </w:tcPr>
          <w:p w14:paraId="63D26B1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0.903</w:t>
            </w:r>
          </w:p>
        </w:tc>
        <w:tc>
          <w:tcPr>
            <w:tcW w:w="963" w:type="dxa"/>
            <w:shd w:val="clear" w:color="auto" w:fill="FFFFFF"/>
            <w:vAlign w:val="center"/>
          </w:tcPr>
          <w:p w14:paraId="1A640C0F"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0.958</w:t>
            </w:r>
          </w:p>
        </w:tc>
        <w:tc>
          <w:tcPr>
            <w:tcW w:w="963" w:type="dxa"/>
            <w:shd w:val="clear" w:color="auto" w:fill="FFFFFF"/>
            <w:vAlign w:val="center"/>
          </w:tcPr>
          <w:p w14:paraId="0B2F4AB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3,005.64</w:t>
            </w:r>
          </w:p>
        </w:tc>
        <w:tc>
          <w:tcPr>
            <w:tcW w:w="963" w:type="dxa"/>
            <w:shd w:val="clear" w:color="auto" w:fill="FFFFFF"/>
            <w:vAlign w:val="center"/>
          </w:tcPr>
          <w:p w14:paraId="3052B30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4,403.05</w:t>
            </w:r>
          </w:p>
        </w:tc>
      </w:tr>
      <w:tr w:rsidR="008F7561" w:rsidRPr="00A229AF" w14:paraId="78BD8633" w14:textId="77777777" w:rsidTr="00A229AF">
        <w:trPr>
          <w:trHeight w:val="368"/>
          <w:jc w:val="center"/>
        </w:trPr>
        <w:tc>
          <w:tcPr>
            <w:tcW w:w="1701" w:type="dxa"/>
            <w:shd w:val="clear" w:color="auto" w:fill="FFFFFF"/>
            <w:vAlign w:val="center"/>
          </w:tcPr>
          <w:p w14:paraId="746862DF"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BOM FIM</w:t>
            </w:r>
          </w:p>
        </w:tc>
        <w:tc>
          <w:tcPr>
            <w:tcW w:w="963" w:type="dxa"/>
            <w:shd w:val="clear" w:color="auto" w:fill="FFFFFF"/>
            <w:tcMar>
              <w:left w:w="108" w:type="dxa"/>
              <w:right w:w="108" w:type="dxa"/>
            </w:tcMar>
            <w:vAlign w:val="center"/>
          </w:tcPr>
          <w:p w14:paraId="63A5FC85"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14</w:t>
            </w:r>
          </w:p>
        </w:tc>
        <w:tc>
          <w:tcPr>
            <w:tcW w:w="963" w:type="dxa"/>
            <w:shd w:val="clear" w:color="auto" w:fill="FFFFFF"/>
            <w:tcMar>
              <w:left w:w="108" w:type="dxa"/>
              <w:right w:w="108" w:type="dxa"/>
            </w:tcMar>
            <w:vAlign w:val="center"/>
          </w:tcPr>
          <w:p w14:paraId="71D56FBA"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9,368</w:t>
            </w:r>
          </w:p>
        </w:tc>
        <w:tc>
          <w:tcPr>
            <w:tcW w:w="963" w:type="dxa"/>
            <w:shd w:val="clear" w:color="auto" w:fill="FFFFFF"/>
            <w:vAlign w:val="center"/>
          </w:tcPr>
          <w:p w14:paraId="242C249D"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72</w:t>
            </w:r>
          </w:p>
        </w:tc>
        <w:tc>
          <w:tcPr>
            <w:tcW w:w="963" w:type="dxa"/>
            <w:shd w:val="clear" w:color="auto" w:fill="FFFFFF"/>
            <w:vAlign w:val="center"/>
          </w:tcPr>
          <w:p w14:paraId="4C856032"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945</w:t>
            </w:r>
          </w:p>
        </w:tc>
        <w:tc>
          <w:tcPr>
            <w:tcW w:w="963" w:type="dxa"/>
            <w:shd w:val="clear" w:color="auto" w:fill="FFFFFF"/>
            <w:vAlign w:val="center"/>
          </w:tcPr>
          <w:p w14:paraId="33C82AB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0.897</w:t>
            </w:r>
          </w:p>
        </w:tc>
        <w:tc>
          <w:tcPr>
            <w:tcW w:w="963" w:type="dxa"/>
            <w:shd w:val="clear" w:color="auto" w:fill="FFFFFF"/>
            <w:vAlign w:val="center"/>
          </w:tcPr>
          <w:p w14:paraId="211C86E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0.940</w:t>
            </w:r>
          </w:p>
        </w:tc>
        <w:tc>
          <w:tcPr>
            <w:tcW w:w="963" w:type="dxa"/>
            <w:shd w:val="clear" w:color="auto" w:fill="FFFFFF"/>
            <w:vAlign w:val="center"/>
          </w:tcPr>
          <w:p w14:paraId="5E710C0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2,657.68</w:t>
            </w:r>
          </w:p>
        </w:tc>
        <w:tc>
          <w:tcPr>
            <w:tcW w:w="963" w:type="dxa"/>
            <w:shd w:val="clear" w:color="auto" w:fill="FFFFFF"/>
            <w:vAlign w:val="center"/>
          </w:tcPr>
          <w:p w14:paraId="31E6A7BB"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3,591.85</w:t>
            </w:r>
          </w:p>
        </w:tc>
      </w:tr>
      <w:tr w:rsidR="008F7561" w:rsidRPr="00A229AF" w14:paraId="7DCBD878" w14:textId="77777777" w:rsidTr="00A229AF">
        <w:trPr>
          <w:trHeight w:val="368"/>
          <w:jc w:val="center"/>
        </w:trPr>
        <w:tc>
          <w:tcPr>
            <w:tcW w:w="1701" w:type="dxa"/>
            <w:shd w:val="clear" w:color="auto" w:fill="FFFFFF"/>
            <w:vAlign w:val="center"/>
          </w:tcPr>
          <w:p w14:paraId="19D2477E" w14:textId="77777777" w:rsidR="008F7561" w:rsidRPr="00A229AF" w:rsidRDefault="008F7561" w:rsidP="00AD3262">
            <w:pPr>
              <w:spacing w:line="240" w:lineRule="auto"/>
              <w:ind w:left="100" w:right="100"/>
              <w:rPr>
                <w:rFonts w:ascii="Times New Roman" w:hAnsi="Times New Roman" w:cs="Times New Roman"/>
                <w:sz w:val="16"/>
                <w:szCs w:val="16"/>
                <w:highlight w:val="yellow"/>
              </w:rPr>
            </w:pPr>
            <w:r w:rsidRPr="00A229AF">
              <w:rPr>
                <w:rFonts w:ascii="Times New Roman" w:hAnsi="Times New Roman" w:cs="Times New Roman"/>
                <w:color w:val="000000"/>
                <w:sz w:val="16"/>
                <w:szCs w:val="16"/>
              </w:rPr>
              <w:t>BOM JESUS</w:t>
            </w:r>
          </w:p>
        </w:tc>
        <w:tc>
          <w:tcPr>
            <w:tcW w:w="963" w:type="dxa"/>
            <w:shd w:val="clear" w:color="auto" w:fill="FFFFFF"/>
            <w:tcMar>
              <w:left w:w="108" w:type="dxa"/>
              <w:right w:w="108" w:type="dxa"/>
            </w:tcMar>
            <w:vAlign w:val="center"/>
          </w:tcPr>
          <w:p w14:paraId="330D7515"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20</w:t>
            </w:r>
          </w:p>
        </w:tc>
        <w:tc>
          <w:tcPr>
            <w:tcW w:w="963" w:type="dxa"/>
            <w:shd w:val="clear" w:color="auto" w:fill="FFFFFF"/>
            <w:tcMar>
              <w:left w:w="108" w:type="dxa"/>
              <w:right w:w="108" w:type="dxa"/>
            </w:tcMar>
            <w:vAlign w:val="center"/>
          </w:tcPr>
          <w:p w14:paraId="265164F9"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31,215</w:t>
            </w:r>
          </w:p>
        </w:tc>
        <w:tc>
          <w:tcPr>
            <w:tcW w:w="963" w:type="dxa"/>
            <w:shd w:val="clear" w:color="auto" w:fill="FFFFFF"/>
            <w:vAlign w:val="center"/>
          </w:tcPr>
          <w:p w14:paraId="1B9B5CBB"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36</w:t>
            </w:r>
          </w:p>
        </w:tc>
        <w:tc>
          <w:tcPr>
            <w:tcW w:w="963" w:type="dxa"/>
            <w:shd w:val="clear" w:color="auto" w:fill="FFFFFF"/>
            <w:vAlign w:val="center"/>
          </w:tcPr>
          <w:p w14:paraId="32413538"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28,738</w:t>
            </w:r>
          </w:p>
        </w:tc>
        <w:tc>
          <w:tcPr>
            <w:tcW w:w="963" w:type="dxa"/>
            <w:shd w:val="clear" w:color="auto" w:fill="FFFFFF"/>
            <w:vAlign w:val="center"/>
          </w:tcPr>
          <w:p w14:paraId="0AA38388"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0.708</w:t>
            </w:r>
          </w:p>
        </w:tc>
        <w:tc>
          <w:tcPr>
            <w:tcW w:w="963" w:type="dxa"/>
            <w:shd w:val="clear" w:color="auto" w:fill="FFFFFF"/>
            <w:vAlign w:val="center"/>
          </w:tcPr>
          <w:p w14:paraId="3DF9B83F"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0.817</w:t>
            </w:r>
          </w:p>
        </w:tc>
        <w:tc>
          <w:tcPr>
            <w:tcW w:w="963" w:type="dxa"/>
            <w:shd w:val="clear" w:color="auto" w:fill="FFFFFF"/>
            <w:vAlign w:val="center"/>
          </w:tcPr>
          <w:p w14:paraId="301E1970"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1,792.36</w:t>
            </w:r>
          </w:p>
        </w:tc>
        <w:tc>
          <w:tcPr>
            <w:tcW w:w="963" w:type="dxa"/>
            <w:shd w:val="clear" w:color="auto" w:fill="FFFFFF"/>
            <w:vAlign w:val="center"/>
          </w:tcPr>
          <w:p w14:paraId="0DC29B48"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2,152.15</w:t>
            </w:r>
          </w:p>
        </w:tc>
      </w:tr>
      <w:tr w:rsidR="008F7561" w:rsidRPr="00A229AF" w14:paraId="6BC41D4C" w14:textId="77777777" w:rsidTr="00A229AF">
        <w:trPr>
          <w:trHeight w:val="368"/>
          <w:jc w:val="center"/>
        </w:trPr>
        <w:tc>
          <w:tcPr>
            <w:tcW w:w="1701" w:type="dxa"/>
            <w:shd w:val="clear" w:color="auto" w:fill="FFFFFF"/>
            <w:vAlign w:val="center"/>
          </w:tcPr>
          <w:p w14:paraId="103C6018"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lastRenderedPageBreak/>
              <w:t>CAMAQUA</w:t>
            </w:r>
          </w:p>
        </w:tc>
        <w:tc>
          <w:tcPr>
            <w:tcW w:w="963" w:type="dxa"/>
            <w:shd w:val="clear" w:color="auto" w:fill="FFFFFF"/>
            <w:tcMar>
              <w:left w:w="108" w:type="dxa"/>
              <w:right w:w="108" w:type="dxa"/>
            </w:tcMar>
            <w:vAlign w:val="center"/>
          </w:tcPr>
          <w:p w14:paraId="773F2CCA"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31</w:t>
            </w:r>
          </w:p>
        </w:tc>
        <w:tc>
          <w:tcPr>
            <w:tcW w:w="963" w:type="dxa"/>
            <w:shd w:val="clear" w:color="auto" w:fill="FFFFFF"/>
            <w:tcMar>
              <w:left w:w="108" w:type="dxa"/>
              <w:right w:w="108" w:type="dxa"/>
            </w:tcMar>
            <w:vAlign w:val="center"/>
          </w:tcPr>
          <w:p w14:paraId="4DA64ACD"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22,009</w:t>
            </w:r>
          </w:p>
        </w:tc>
        <w:tc>
          <w:tcPr>
            <w:tcW w:w="963" w:type="dxa"/>
            <w:shd w:val="clear" w:color="auto" w:fill="FFFFFF"/>
            <w:vAlign w:val="center"/>
          </w:tcPr>
          <w:p w14:paraId="7F907967"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83</w:t>
            </w:r>
          </w:p>
        </w:tc>
        <w:tc>
          <w:tcPr>
            <w:tcW w:w="963" w:type="dxa"/>
            <w:shd w:val="clear" w:color="auto" w:fill="FFFFFF"/>
            <w:vAlign w:val="center"/>
          </w:tcPr>
          <w:p w14:paraId="648E69F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19,313</w:t>
            </w:r>
          </w:p>
        </w:tc>
        <w:tc>
          <w:tcPr>
            <w:tcW w:w="963" w:type="dxa"/>
            <w:shd w:val="clear" w:color="auto" w:fill="FFFFFF"/>
            <w:vAlign w:val="center"/>
          </w:tcPr>
          <w:p w14:paraId="46831067"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0.637</w:t>
            </w:r>
          </w:p>
        </w:tc>
        <w:tc>
          <w:tcPr>
            <w:tcW w:w="963" w:type="dxa"/>
            <w:shd w:val="clear" w:color="auto" w:fill="FFFFFF"/>
            <w:vAlign w:val="center"/>
          </w:tcPr>
          <w:p w14:paraId="2D190EB2"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0.736</w:t>
            </w:r>
          </w:p>
        </w:tc>
        <w:tc>
          <w:tcPr>
            <w:tcW w:w="963" w:type="dxa"/>
            <w:shd w:val="clear" w:color="auto" w:fill="FFFFFF"/>
            <w:vAlign w:val="center"/>
          </w:tcPr>
          <w:p w14:paraId="35557CE2"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649.74</w:t>
            </w:r>
          </w:p>
        </w:tc>
        <w:tc>
          <w:tcPr>
            <w:tcW w:w="963" w:type="dxa"/>
            <w:shd w:val="clear" w:color="auto" w:fill="FFFFFF"/>
            <w:vAlign w:val="center"/>
          </w:tcPr>
          <w:p w14:paraId="2BA4C91D"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1,012.04</w:t>
            </w:r>
          </w:p>
        </w:tc>
      </w:tr>
      <w:tr w:rsidR="008F7561" w:rsidRPr="00A229AF" w14:paraId="389AEEAC" w14:textId="77777777" w:rsidTr="00A229AF">
        <w:trPr>
          <w:trHeight w:val="368"/>
          <w:jc w:val="center"/>
        </w:trPr>
        <w:tc>
          <w:tcPr>
            <w:tcW w:w="1701" w:type="dxa"/>
            <w:shd w:val="clear" w:color="auto" w:fill="FFFFFF"/>
            <w:vAlign w:val="center"/>
          </w:tcPr>
          <w:p w14:paraId="5DA4DC8D"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CAMPO NOVO</w:t>
            </w:r>
          </w:p>
        </w:tc>
        <w:tc>
          <w:tcPr>
            <w:tcW w:w="963" w:type="dxa"/>
            <w:shd w:val="clear" w:color="auto" w:fill="FFFFFF"/>
            <w:tcMar>
              <w:left w:w="108" w:type="dxa"/>
              <w:right w:w="108" w:type="dxa"/>
            </w:tcMar>
            <w:vAlign w:val="center"/>
          </w:tcPr>
          <w:p w14:paraId="18ADF573"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3</w:t>
            </w:r>
          </w:p>
        </w:tc>
        <w:tc>
          <w:tcPr>
            <w:tcW w:w="963" w:type="dxa"/>
            <w:shd w:val="clear" w:color="auto" w:fill="FFFFFF"/>
            <w:tcMar>
              <w:left w:w="108" w:type="dxa"/>
              <w:right w:w="108" w:type="dxa"/>
            </w:tcMar>
            <w:vAlign w:val="center"/>
          </w:tcPr>
          <w:p w14:paraId="64AE09A7"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7,404</w:t>
            </w:r>
          </w:p>
        </w:tc>
        <w:tc>
          <w:tcPr>
            <w:tcW w:w="963" w:type="dxa"/>
            <w:shd w:val="clear" w:color="auto" w:fill="FFFFFF"/>
            <w:vAlign w:val="center"/>
          </w:tcPr>
          <w:p w14:paraId="03B5337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7</w:t>
            </w:r>
          </w:p>
        </w:tc>
        <w:tc>
          <w:tcPr>
            <w:tcW w:w="963" w:type="dxa"/>
            <w:shd w:val="clear" w:color="auto" w:fill="FFFFFF"/>
            <w:vAlign w:val="center"/>
          </w:tcPr>
          <w:p w14:paraId="598365D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6,962</w:t>
            </w:r>
          </w:p>
        </w:tc>
        <w:tc>
          <w:tcPr>
            <w:tcW w:w="963" w:type="dxa"/>
            <w:shd w:val="clear" w:color="auto" w:fill="FFFFFF"/>
            <w:vAlign w:val="center"/>
          </w:tcPr>
          <w:p w14:paraId="20E6E99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0.644</w:t>
            </w:r>
          </w:p>
        </w:tc>
        <w:tc>
          <w:tcPr>
            <w:tcW w:w="963" w:type="dxa"/>
            <w:shd w:val="clear" w:color="auto" w:fill="FFFFFF"/>
            <w:vAlign w:val="center"/>
          </w:tcPr>
          <w:p w14:paraId="559CCCD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0.734</w:t>
            </w:r>
          </w:p>
        </w:tc>
        <w:tc>
          <w:tcPr>
            <w:tcW w:w="963" w:type="dxa"/>
            <w:shd w:val="clear" w:color="auto" w:fill="FFFFFF"/>
            <w:vAlign w:val="center"/>
          </w:tcPr>
          <w:p w14:paraId="7B6BB67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656.30</w:t>
            </w:r>
          </w:p>
        </w:tc>
        <w:tc>
          <w:tcPr>
            <w:tcW w:w="963" w:type="dxa"/>
            <w:shd w:val="clear" w:color="auto" w:fill="FFFFFF"/>
            <w:vAlign w:val="center"/>
          </w:tcPr>
          <w:p w14:paraId="6E43C2F4"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846.68</w:t>
            </w:r>
          </w:p>
        </w:tc>
      </w:tr>
      <w:tr w:rsidR="008F7561" w:rsidRPr="00A229AF" w14:paraId="167D417D" w14:textId="77777777" w:rsidTr="00A229AF">
        <w:trPr>
          <w:trHeight w:val="368"/>
          <w:jc w:val="center"/>
        </w:trPr>
        <w:tc>
          <w:tcPr>
            <w:tcW w:w="1701" w:type="dxa"/>
            <w:shd w:val="clear" w:color="auto" w:fill="FFFFFF"/>
            <w:vAlign w:val="center"/>
          </w:tcPr>
          <w:p w14:paraId="2AC302D8"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CASCATA</w:t>
            </w:r>
          </w:p>
        </w:tc>
        <w:tc>
          <w:tcPr>
            <w:tcW w:w="963" w:type="dxa"/>
            <w:shd w:val="clear" w:color="auto" w:fill="FFFFFF"/>
            <w:tcMar>
              <w:left w:w="108" w:type="dxa"/>
              <w:right w:w="108" w:type="dxa"/>
            </w:tcMar>
            <w:vAlign w:val="center"/>
          </w:tcPr>
          <w:p w14:paraId="1650E174"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5</w:t>
            </w:r>
          </w:p>
        </w:tc>
        <w:tc>
          <w:tcPr>
            <w:tcW w:w="963" w:type="dxa"/>
            <w:shd w:val="clear" w:color="auto" w:fill="FFFFFF"/>
            <w:tcMar>
              <w:left w:w="108" w:type="dxa"/>
              <w:right w:w="108" w:type="dxa"/>
            </w:tcMar>
            <w:vAlign w:val="center"/>
          </w:tcPr>
          <w:p w14:paraId="37E5CF78"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27,301</w:t>
            </w:r>
          </w:p>
        </w:tc>
        <w:tc>
          <w:tcPr>
            <w:tcW w:w="963" w:type="dxa"/>
            <w:shd w:val="clear" w:color="auto" w:fill="FFFFFF"/>
            <w:vAlign w:val="center"/>
          </w:tcPr>
          <w:p w14:paraId="06550E8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6</w:t>
            </w:r>
          </w:p>
        </w:tc>
        <w:tc>
          <w:tcPr>
            <w:tcW w:w="963" w:type="dxa"/>
            <w:shd w:val="clear" w:color="auto" w:fill="FFFFFF"/>
            <w:vAlign w:val="center"/>
          </w:tcPr>
          <w:p w14:paraId="081A318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22,596</w:t>
            </w:r>
          </w:p>
        </w:tc>
        <w:tc>
          <w:tcPr>
            <w:tcW w:w="963" w:type="dxa"/>
            <w:shd w:val="clear" w:color="auto" w:fill="FFFFFF"/>
            <w:vAlign w:val="center"/>
          </w:tcPr>
          <w:p w14:paraId="6FEAA02B"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0.583</w:t>
            </w:r>
          </w:p>
        </w:tc>
        <w:tc>
          <w:tcPr>
            <w:tcW w:w="963" w:type="dxa"/>
            <w:shd w:val="clear" w:color="auto" w:fill="FFFFFF"/>
            <w:vAlign w:val="center"/>
          </w:tcPr>
          <w:p w14:paraId="170F7E32"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0.654</w:t>
            </w:r>
          </w:p>
        </w:tc>
        <w:tc>
          <w:tcPr>
            <w:tcW w:w="963" w:type="dxa"/>
            <w:shd w:val="clear" w:color="auto" w:fill="FFFFFF"/>
            <w:vAlign w:val="center"/>
          </w:tcPr>
          <w:p w14:paraId="4868FF4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503.44</w:t>
            </w:r>
          </w:p>
        </w:tc>
        <w:tc>
          <w:tcPr>
            <w:tcW w:w="963" w:type="dxa"/>
            <w:shd w:val="clear" w:color="auto" w:fill="FFFFFF"/>
            <w:vAlign w:val="center"/>
          </w:tcPr>
          <w:p w14:paraId="7F16530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727.98</w:t>
            </w:r>
          </w:p>
        </w:tc>
      </w:tr>
      <w:tr w:rsidR="008F7561" w:rsidRPr="00A229AF" w14:paraId="0637EEEA" w14:textId="77777777" w:rsidTr="00A229AF">
        <w:trPr>
          <w:trHeight w:val="368"/>
          <w:jc w:val="center"/>
        </w:trPr>
        <w:tc>
          <w:tcPr>
            <w:tcW w:w="1701" w:type="dxa"/>
            <w:shd w:val="clear" w:color="auto" w:fill="FFFFFF"/>
            <w:vAlign w:val="center"/>
          </w:tcPr>
          <w:p w14:paraId="5E46268F"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CAVALHADA</w:t>
            </w:r>
          </w:p>
        </w:tc>
        <w:tc>
          <w:tcPr>
            <w:tcW w:w="963" w:type="dxa"/>
            <w:shd w:val="clear" w:color="auto" w:fill="FFFFFF"/>
            <w:tcMar>
              <w:left w:w="108" w:type="dxa"/>
              <w:right w:w="108" w:type="dxa"/>
            </w:tcMar>
            <w:vAlign w:val="center"/>
          </w:tcPr>
          <w:p w14:paraId="44422719"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59</w:t>
            </w:r>
          </w:p>
        </w:tc>
        <w:tc>
          <w:tcPr>
            <w:tcW w:w="963" w:type="dxa"/>
            <w:shd w:val="clear" w:color="auto" w:fill="FFFFFF"/>
            <w:tcMar>
              <w:left w:w="108" w:type="dxa"/>
              <w:right w:w="108" w:type="dxa"/>
            </w:tcMar>
            <w:vAlign w:val="center"/>
          </w:tcPr>
          <w:p w14:paraId="38E2BA2E"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15,403</w:t>
            </w:r>
          </w:p>
        </w:tc>
        <w:tc>
          <w:tcPr>
            <w:tcW w:w="963" w:type="dxa"/>
            <w:shd w:val="clear" w:color="auto" w:fill="FFFFFF"/>
            <w:vAlign w:val="center"/>
          </w:tcPr>
          <w:p w14:paraId="6D0D5737"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135</w:t>
            </w:r>
          </w:p>
        </w:tc>
        <w:tc>
          <w:tcPr>
            <w:tcW w:w="963" w:type="dxa"/>
            <w:shd w:val="clear" w:color="auto" w:fill="FFFFFF"/>
            <w:vAlign w:val="center"/>
          </w:tcPr>
          <w:p w14:paraId="33D7D76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13,425</w:t>
            </w:r>
          </w:p>
        </w:tc>
        <w:tc>
          <w:tcPr>
            <w:tcW w:w="963" w:type="dxa"/>
            <w:shd w:val="clear" w:color="auto" w:fill="FFFFFF"/>
            <w:vAlign w:val="center"/>
          </w:tcPr>
          <w:p w14:paraId="7A6EB4E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0.780</w:t>
            </w:r>
          </w:p>
        </w:tc>
        <w:tc>
          <w:tcPr>
            <w:tcW w:w="963" w:type="dxa"/>
            <w:shd w:val="clear" w:color="auto" w:fill="FFFFFF"/>
            <w:vAlign w:val="center"/>
          </w:tcPr>
          <w:p w14:paraId="041FB84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0.845</w:t>
            </w:r>
          </w:p>
        </w:tc>
        <w:tc>
          <w:tcPr>
            <w:tcW w:w="963" w:type="dxa"/>
            <w:shd w:val="clear" w:color="auto" w:fill="FFFFFF"/>
            <w:vAlign w:val="center"/>
          </w:tcPr>
          <w:p w14:paraId="4FED16B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1,163.23</w:t>
            </w:r>
          </w:p>
        </w:tc>
        <w:tc>
          <w:tcPr>
            <w:tcW w:w="963" w:type="dxa"/>
            <w:shd w:val="clear" w:color="auto" w:fill="FFFFFF"/>
            <w:vAlign w:val="center"/>
          </w:tcPr>
          <w:p w14:paraId="558C662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1,451.48</w:t>
            </w:r>
          </w:p>
        </w:tc>
      </w:tr>
      <w:tr w:rsidR="008F7561" w:rsidRPr="00A229AF" w14:paraId="67E8DA7B" w14:textId="77777777" w:rsidTr="00A229AF">
        <w:trPr>
          <w:trHeight w:val="426"/>
          <w:jc w:val="center"/>
        </w:trPr>
        <w:tc>
          <w:tcPr>
            <w:tcW w:w="1701" w:type="dxa"/>
            <w:shd w:val="clear" w:color="auto" w:fill="FFFFFF"/>
            <w:vAlign w:val="center"/>
          </w:tcPr>
          <w:p w14:paraId="2AD54D71"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CEL. APARICIO BORGES</w:t>
            </w:r>
          </w:p>
        </w:tc>
        <w:tc>
          <w:tcPr>
            <w:tcW w:w="963" w:type="dxa"/>
            <w:shd w:val="clear" w:color="auto" w:fill="FFFFFF"/>
            <w:tcMar>
              <w:left w:w="108" w:type="dxa"/>
              <w:right w:w="108" w:type="dxa"/>
            </w:tcMar>
            <w:vAlign w:val="center"/>
          </w:tcPr>
          <w:p w14:paraId="5408B800"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0</w:t>
            </w:r>
          </w:p>
        </w:tc>
        <w:tc>
          <w:tcPr>
            <w:tcW w:w="963" w:type="dxa"/>
            <w:shd w:val="clear" w:color="auto" w:fill="FFFFFF"/>
            <w:tcMar>
              <w:left w:w="108" w:type="dxa"/>
              <w:right w:w="108" w:type="dxa"/>
            </w:tcMar>
            <w:vAlign w:val="center"/>
          </w:tcPr>
          <w:p w14:paraId="6D87AA92"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14,992</w:t>
            </w:r>
          </w:p>
        </w:tc>
        <w:tc>
          <w:tcPr>
            <w:tcW w:w="963" w:type="dxa"/>
            <w:shd w:val="clear" w:color="auto" w:fill="FFFFFF"/>
            <w:vAlign w:val="center"/>
          </w:tcPr>
          <w:p w14:paraId="08A7835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w:t>
            </w:r>
          </w:p>
        </w:tc>
        <w:tc>
          <w:tcPr>
            <w:tcW w:w="963" w:type="dxa"/>
            <w:shd w:val="clear" w:color="auto" w:fill="FFFFFF"/>
            <w:vAlign w:val="center"/>
          </w:tcPr>
          <w:p w14:paraId="1D65CA5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17,494</w:t>
            </w:r>
          </w:p>
        </w:tc>
        <w:tc>
          <w:tcPr>
            <w:tcW w:w="963" w:type="dxa"/>
            <w:shd w:val="clear" w:color="auto" w:fill="FFFFFF"/>
            <w:vAlign w:val="center"/>
          </w:tcPr>
          <w:p w14:paraId="6511290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0.547</w:t>
            </w:r>
          </w:p>
        </w:tc>
        <w:tc>
          <w:tcPr>
            <w:tcW w:w="963" w:type="dxa"/>
            <w:shd w:val="clear" w:color="auto" w:fill="FFFFFF"/>
            <w:vAlign w:val="center"/>
          </w:tcPr>
          <w:p w14:paraId="5E5ECF52"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0.646</w:t>
            </w:r>
          </w:p>
        </w:tc>
        <w:tc>
          <w:tcPr>
            <w:tcW w:w="963" w:type="dxa"/>
            <w:shd w:val="clear" w:color="auto" w:fill="FFFFFF"/>
            <w:vAlign w:val="center"/>
          </w:tcPr>
          <w:p w14:paraId="7644735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395.84</w:t>
            </w:r>
          </w:p>
        </w:tc>
        <w:tc>
          <w:tcPr>
            <w:tcW w:w="963" w:type="dxa"/>
            <w:shd w:val="clear" w:color="auto" w:fill="FFFFFF"/>
            <w:vAlign w:val="center"/>
          </w:tcPr>
          <w:p w14:paraId="3B091EA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489.26</w:t>
            </w:r>
          </w:p>
        </w:tc>
      </w:tr>
      <w:tr w:rsidR="008F7561" w:rsidRPr="00A229AF" w14:paraId="1F61AEBD" w14:textId="77777777" w:rsidTr="00A229AF">
        <w:trPr>
          <w:trHeight w:val="436"/>
          <w:jc w:val="center"/>
        </w:trPr>
        <w:tc>
          <w:tcPr>
            <w:tcW w:w="1701" w:type="dxa"/>
            <w:shd w:val="clear" w:color="auto" w:fill="FFFFFF"/>
            <w:vAlign w:val="center"/>
          </w:tcPr>
          <w:p w14:paraId="6B129246"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CENTRO HISTORICO</w:t>
            </w:r>
          </w:p>
        </w:tc>
        <w:tc>
          <w:tcPr>
            <w:tcW w:w="963" w:type="dxa"/>
            <w:shd w:val="clear" w:color="auto" w:fill="FFFFFF"/>
            <w:tcMar>
              <w:left w:w="108" w:type="dxa"/>
              <w:right w:w="108" w:type="dxa"/>
            </w:tcMar>
            <w:vAlign w:val="center"/>
          </w:tcPr>
          <w:p w14:paraId="42826F5B"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311</w:t>
            </w:r>
          </w:p>
        </w:tc>
        <w:tc>
          <w:tcPr>
            <w:tcW w:w="963" w:type="dxa"/>
            <w:shd w:val="clear" w:color="auto" w:fill="FFFFFF"/>
            <w:tcMar>
              <w:left w:w="108" w:type="dxa"/>
              <w:right w:w="108" w:type="dxa"/>
            </w:tcMar>
            <w:vAlign w:val="center"/>
          </w:tcPr>
          <w:p w14:paraId="20F6CD81"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36,893</w:t>
            </w:r>
          </w:p>
        </w:tc>
        <w:tc>
          <w:tcPr>
            <w:tcW w:w="963" w:type="dxa"/>
            <w:shd w:val="clear" w:color="auto" w:fill="FFFFFF"/>
            <w:vAlign w:val="center"/>
          </w:tcPr>
          <w:p w14:paraId="3736805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936</w:t>
            </w:r>
          </w:p>
        </w:tc>
        <w:tc>
          <w:tcPr>
            <w:tcW w:w="963" w:type="dxa"/>
            <w:shd w:val="clear" w:color="auto" w:fill="FFFFFF"/>
            <w:vAlign w:val="center"/>
          </w:tcPr>
          <w:p w14:paraId="40E759F5"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39,154</w:t>
            </w:r>
          </w:p>
        </w:tc>
        <w:tc>
          <w:tcPr>
            <w:tcW w:w="963" w:type="dxa"/>
            <w:shd w:val="clear" w:color="auto" w:fill="FFFFFF"/>
            <w:vAlign w:val="center"/>
          </w:tcPr>
          <w:p w14:paraId="0672F49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0.884</w:t>
            </w:r>
          </w:p>
        </w:tc>
        <w:tc>
          <w:tcPr>
            <w:tcW w:w="963" w:type="dxa"/>
            <w:shd w:val="clear" w:color="auto" w:fill="FFFFFF"/>
            <w:vAlign w:val="center"/>
          </w:tcPr>
          <w:p w14:paraId="031EA7AB"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0.914</w:t>
            </w:r>
          </w:p>
        </w:tc>
        <w:tc>
          <w:tcPr>
            <w:tcW w:w="963" w:type="dxa"/>
            <w:shd w:val="clear" w:color="auto" w:fill="FFFFFF"/>
            <w:vAlign w:val="center"/>
          </w:tcPr>
          <w:p w14:paraId="4A12F7E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2,505.59</w:t>
            </w:r>
          </w:p>
        </w:tc>
        <w:tc>
          <w:tcPr>
            <w:tcW w:w="963" w:type="dxa"/>
            <w:shd w:val="clear" w:color="auto" w:fill="FFFFFF"/>
            <w:vAlign w:val="center"/>
          </w:tcPr>
          <w:p w14:paraId="54BE30C4"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2,632.73</w:t>
            </w:r>
          </w:p>
        </w:tc>
      </w:tr>
      <w:tr w:rsidR="008F7561" w:rsidRPr="00A229AF" w14:paraId="5C84DDA0" w14:textId="77777777" w:rsidTr="00A229AF">
        <w:trPr>
          <w:trHeight w:val="428"/>
          <w:jc w:val="center"/>
        </w:trPr>
        <w:tc>
          <w:tcPr>
            <w:tcW w:w="1701" w:type="dxa"/>
            <w:shd w:val="clear" w:color="auto" w:fill="FFFFFF"/>
            <w:vAlign w:val="center"/>
          </w:tcPr>
          <w:p w14:paraId="017952D8"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CHACARA DAS PEDRAS</w:t>
            </w:r>
          </w:p>
        </w:tc>
        <w:tc>
          <w:tcPr>
            <w:tcW w:w="963" w:type="dxa"/>
            <w:shd w:val="clear" w:color="auto" w:fill="FFFFFF"/>
            <w:tcMar>
              <w:left w:w="108" w:type="dxa"/>
              <w:right w:w="108" w:type="dxa"/>
            </w:tcMar>
            <w:vAlign w:val="center"/>
          </w:tcPr>
          <w:p w14:paraId="266BD534"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13</w:t>
            </w:r>
          </w:p>
        </w:tc>
        <w:tc>
          <w:tcPr>
            <w:tcW w:w="963" w:type="dxa"/>
            <w:shd w:val="clear" w:color="auto" w:fill="FFFFFF"/>
            <w:tcMar>
              <w:left w:w="108" w:type="dxa"/>
              <w:right w:w="108" w:type="dxa"/>
            </w:tcMar>
            <w:vAlign w:val="center"/>
          </w:tcPr>
          <w:p w14:paraId="11DEF03B"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5,924</w:t>
            </w:r>
          </w:p>
        </w:tc>
        <w:tc>
          <w:tcPr>
            <w:tcW w:w="963" w:type="dxa"/>
            <w:shd w:val="clear" w:color="auto" w:fill="FFFFFF"/>
            <w:vAlign w:val="center"/>
          </w:tcPr>
          <w:p w14:paraId="30B2B93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30</w:t>
            </w:r>
          </w:p>
        </w:tc>
        <w:tc>
          <w:tcPr>
            <w:tcW w:w="963" w:type="dxa"/>
            <w:shd w:val="clear" w:color="auto" w:fill="FFFFFF"/>
            <w:vAlign w:val="center"/>
          </w:tcPr>
          <w:p w14:paraId="5378A13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6,668</w:t>
            </w:r>
          </w:p>
        </w:tc>
        <w:tc>
          <w:tcPr>
            <w:tcW w:w="963" w:type="dxa"/>
            <w:shd w:val="clear" w:color="auto" w:fill="FFFFFF"/>
            <w:vAlign w:val="center"/>
          </w:tcPr>
          <w:p w14:paraId="55CE044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0.903</w:t>
            </w:r>
          </w:p>
        </w:tc>
        <w:tc>
          <w:tcPr>
            <w:tcW w:w="963" w:type="dxa"/>
            <w:shd w:val="clear" w:color="auto" w:fill="FFFFFF"/>
            <w:vAlign w:val="center"/>
          </w:tcPr>
          <w:p w14:paraId="5B86DDA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0.958</w:t>
            </w:r>
          </w:p>
        </w:tc>
        <w:tc>
          <w:tcPr>
            <w:tcW w:w="963" w:type="dxa"/>
            <w:shd w:val="clear" w:color="auto" w:fill="FFFFFF"/>
            <w:vAlign w:val="center"/>
          </w:tcPr>
          <w:p w14:paraId="5FF1280D"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3,005.64</w:t>
            </w:r>
          </w:p>
        </w:tc>
        <w:tc>
          <w:tcPr>
            <w:tcW w:w="963" w:type="dxa"/>
            <w:shd w:val="clear" w:color="auto" w:fill="FFFFFF"/>
            <w:vAlign w:val="center"/>
          </w:tcPr>
          <w:p w14:paraId="419A6E4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4,403.05</w:t>
            </w:r>
          </w:p>
        </w:tc>
      </w:tr>
      <w:tr w:rsidR="008F7561" w:rsidRPr="00A229AF" w14:paraId="24087323" w14:textId="77777777" w:rsidTr="00A229AF">
        <w:trPr>
          <w:trHeight w:val="368"/>
          <w:jc w:val="center"/>
        </w:trPr>
        <w:tc>
          <w:tcPr>
            <w:tcW w:w="1701" w:type="dxa"/>
            <w:shd w:val="clear" w:color="auto" w:fill="FFFFFF"/>
            <w:vAlign w:val="center"/>
          </w:tcPr>
          <w:p w14:paraId="7037226E"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CHAPEU DO SOL</w:t>
            </w:r>
          </w:p>
        </w:tc>
        <w:tc>
          <w:tcPr>
            <w:tcW w:w="963" w:type="dxa"/>
            <w:shd w:val="clear" w:color="auto" w:fill="FFFFFF"/>
            <w:tcMar>
              <w:left w:w="108" w:type="dxa"/>
              <w:right w:w="108" w:type="dxa"/>
            </w:tcMar>
            <w:vAlign w:val="center"/>
          </w:tcPr>
          <w:p w14:paraId="0E30D7F7"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w:t>
            </w:r>
          </w:p>
        </w:tc>
        <w:tc>
          <w:tcPr>
            <w:tcW w:w="963" w:type="dxa"/>
            <w:shd w:val="clear" w:color="auto" w:fill="FFFFFF"/>
            <w:tcMar>
              <w:left w:w="108" w:type="dxa"/>
              <w:right w:w="108" w:type="dxa"/>
            </w:tcMar>
            <w:vAlign w:val="center"/>
          </w:tcPr>
          <w:p w14:paraId="02D9D7E8"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2,620</w:t>
            </w:r>
          </w:p>
        </w:tc>
        <w:tc>
          <w:tcPr>
            <w:tcW w:w="963" w:type="dxa"/>
            <w:shd w:val="clear" w:color="auto" w:fill="FFFFFF"/>
            <w:vAlign w:val="center"/>
          </w:tcPr>
          <w:p w14:paraId="7A3C831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w:t>
            </w:r>
          </w:p>
        </w:tc>
        <w:tc>
          <w:tcPr>
            <w:tcW w:w="963" w:type="dxa"/>
            <w:shd w:val="clear" w:color="auto" w:fill="FFFFFF"/>
            <w:vAlign w:val="center"/>
          </w:tcPr>
          <w:p w14:paraId="7E7E292D"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23</w:t>
            </w:r>
          </w:p>
        </w:tc>
        <w:tc>
          <w:tcPr>
            <w:tcW w:w="963" w:type="dxa"/>
            <w:shd w:val="clear" w:color="auto" w:fill="FFFFFF"/>
            <w:vAlign w:val="center"/>
          </w:tcPr>
          <w:p w14:paraId="48FEA50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0.453</w:t>
            </w:r>
          </w:p>
        </w:tc>
        <w:tc>
          <w:tcPr>
            <w:tcW w:w="963" w:type="dxa"/>
            <w:shd w:val="clear" w:color="auto" w:fill="FFFFFF"/>
            <w:vAlign w:val="center"/>
          </w:tcPr>
          <w:p w14:paraId="6C0EA76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0.643</w:t>
            </w:r>
          </w:p>
        </w:tc>
        <w:tc>
          <w:tcPr>
            <w:tcW w:w="963" w:type="dxa"/>
            <w:shd w:val="clear" w:color="auto" w:fill="FFFFFF"/>
            <w:vAlign w:val="center"/>
          </w:tcPr>
          <w:p w14:paraId="09383545"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271.37</w:t>
            </w:r>
          </w:p>
        </w:tc>
        <w:tc>
          <w:tcPr>
            <w:tcW w:w="963" w:type="dxa"/>
            <w:shd w:val="clear" w:color="auto" w:fill="FFFFFF"/>
            <w:vAlign w:val="center"/>
          </w:tcPr>
          <w:p w14:paraId="4C60437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499.50</w:t>
            </w:r>
          </w:p>
        </w:tc>
      </w:tr>
      <w:tr w:rsidR="008F7561" w:rsidRPr="00A229AF" w14:paraId="63D62188" w14:textId="77777777" w:rsidTr="00A229AF">
        <w:trPr>
          <w:trHeight w:val="368"/>
          <w:jc w:val="center"/>
        </w:trPr>
        <w:tc>
          <w:tcPr>
            <w:tcW w:w="1701" w:type="dxa"/>
            <w:shd w:val="clear" w:color="auto" w:fill="FFFFFF"/>
            <w:vAlign w:val="center"/>
          </w:tcPr>
          <w:p w14:paraId="7335CFD1"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CIDADE BAIXA</w:t>
            </w:r>
          </w:p>
        </w:tc>
        <w:tc>
          <w:tcPr>
            <w:tcW w:w="963" w:type="dxa"/>
            <w:shd w:val="clear" w:color="auto" w:fill="FFFFFF"/>
            <w:tcMar>
              <w:left w:w="108" w:type="dxa"/>
              <w:right w:w="108" w:type="dxa"/>
            </w:tcMar>
            <w:vAlign w:val="center"/>
          </w:tcPr>
          <w:p w14:paraId="7272776A"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62</w:t>
            </w:r>
          </w:p>
        </w:tc>
        <w:tc>
          <w:tcPr>
            <w:tcW w:w="963" w:type="dxa"/>
            <w:shd w:val="clear" w:color="auto" w:fill="FFFFFF"/>
            <w:tcMar>
              <w:left w:w="108" w:type="dxa"/>
              <w:right w:w="108" w:type="dxa"/>
            </w:tcMar>
            <w:vAlign w:val="center"/>
          </w:tcPr>
          <w:p w14:paraId="2C5C0C54"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18,146</w:t>
            </w:r>
          </w:p>
        </w:tc>
        <w:tc>
          <w:tcPr>
            <w:tcW w:w="963" w:type="dxa"/>
            <w:shd w:val="clear" w:color="auto" w:fill="FFFFFF"/>
            <w:vAlign w:val="center"/>
          </w:tcPr>
          <w:p w14:paraId="6251BED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215</w:t>
            </w:r>
          </w:p>
        </w:tc>
        <w:tc>
          <w:tcPr>
            <w:tcW w:w="963" w:type="dxa"/>
            <w:shd w:val="clear" w:color="auto" w:fill="FFFFFF"/>
            <w:vAlign w:val="center"/>
          </w:tcPr>
          <w:p w14:paraId="75142802"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1,845</w:t>
            </w:r>
          </w:p>
        </w:tc>
        <w:tc>
          <w:tcPr>
            <w:tcW w:w="963" w:type="dxa"/>
            <w:shd w:val="clear" w:color="auto" w:fill="FFFFFF"/>
            <w:vAlign w:val="center"/>
          </w:tcPr>
          <w:p w14:paraId="214FBB02"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0.875</w:t>
            </w:r>
          </w:p>
        </w:tc>
        <w:tc>
          <w:tcPr>
            <w:tcW w:w="963" w:type="dxa"/>
            <w:shd w:val="clear" w:color="auto" w:fill="FFFFFF"/>
            <w:vAlign w:val="center"/>
          </w:tcPr>
          <w:p w14:paraId="0AC5ECF5"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0.932</w:t>
            </w:r>
          </w:p>
        </w:tc>
        <w:tc>
          <w:tcPr>
            <w:tcW w:w="963" w:type="dxa"/>
            <w:shd w:val="clear" w:color="auto" w:fill="FFFFFF"/>
            <w:vAlign w:val="center"/>
          </w:tcPr>
          <w:p w14:paraId="6620337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2,242.88</w:t>
            </w:r>
          </w:p>
        </w:tc>
        <w:tc>
          <w:tcPr>
            <w:tcW w:w="963" w:type="dxa"/>
            <w:shd w:val="clear" w:color="auto" w:fill="FFFFFF"/>
            <w:vAlign w:val="center"/>
          </w:tcPr>
          <w:p w14:paraId="7C6257FB"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2,586.31</w:t>
            </w:r>
          </w:p>
        </w:tc>
      </w:tr>
      <w:tr w:rsidR="008F7561" w:rsidRPr="00A229AF" w14:paraId="756DB2AC" w14:textId="77777777" w:rsidTr="00A229AF">
        <w:trPr>
          <w:trHeight w:val="368"/>
          <w:jc w:val="center"/>
        </w:trPr>
        <w:tc>
          <w:tcPr>
            <w:tcW w:w="1701" w:type="dxa"/>
            <w:shd w:val="clear" w:color="auto" w:fill="FFFFFF"/>
            <w:vAlign w:val="center"/>
          </w:tcPr>
          <w:p w14:paraId="28D1473C"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CRISTAL</w:t>
            </w:r>
          </w:p>
        </w:tc>
        <w:tc>
          <w:tcPr>
            <w:tcW w:w="963" w:type="dxa"/>
            <w:shd w:val="clear" w:color="auto" w:fill="FFFFFF"/>
            <w:tcMar>
              <w:left w:w="108" w:type="dxa"/>
              <w:right w:w="108" w:type="dxa"/>
            </w:tcMar>
            <w:vAlign w:val="center"/>
          </w:tcPr>
          <w:p w14:paraId="7FA680B1"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32</w:t>
            </w:r>
          </w:p>
        </w:tc>
        <w:tc>
          <w:tcPr>
            <w:tcW w:w="963" w:type="dxa"/>
            <w:shd w:val="clear" w:color="auto" w:fill="FFFFFF"/>
            <w:tcMar>
              <w:left w:w="108" w:type="dxa"/>
              <w:right w:w="108" w:type="dxa"/>
            </w:tcMar>
            <w:vAlign w:val="center"/>
          </w:tcPr>
          <w:p w14:paraId="31A3F379"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29,943</w:t>
            </w:r>
          </w:p>
        </w:tc>
        <w:tc>
          <w:tcPr>
            <w:tcW w:w="963" w:type="dxa"/>
            <w:shd w:val="clear" w:color="auto" w:fill="FFFFFF"/>
            <w:vAlign w:val="center"/>
          </w:tcPr>
          <w:p w14:paraId="79C03575"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104</w:t>
            </w:r>
          </w:p>
        </w:tc>
        <w:tc>
          <w:tcPr>
            <w:tcW w:w="963" w:type="dxa"/>
            <w:shd w:val="clear" w:color="auto" w:fill="FFFFFF"/>
            <w:vAlign w:val="center"/>
          </w:tcPr>
          <w:p w14:paraId="5DCFB4CD"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27,661</w:t>
            </w:r>
          </w:p>
        </w:tc>
        <w:tc>
          <w:tcPr>
            <w:tcW w:w="963" w:type="dxa"/>
            <w:shd w:val="clear" w:color="auto" w:fill="FFFFFF"/>
            <w:vAlign w:val="center"/>
          </w:tcPr>
          <w:p w14:paraId="0457FA8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0.738</w:t>
            </w:r>
          </w:p>
        </w:tc>
        <w:tc>
          <w:tcPr>
            <w:tcW w:w="963" w:type="dxa"/>
            <w:shd w:val="clear" w:color="auto" w:fill="FFFFFF"/>
            <w:vAlign w:val="center"/>
          </w:tcPr>
          <w:p w14:paraId="3E32257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0.808</w:t>
            </w:r>
          </w:p>
        </w:tc>
        <w:tc>
          <w:tcPr>
            <w:tcW w:w="963" w:type="dxa"/>
            <w:shd w:val="clear" w:color="auto" w:fill="FFFFFF"/>
            <w:vAlign w:val="center"/>
          </w:tcPr>
          <w:p w14:paraId="24D52B9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2,122.60</w:t>
            </w:r>
          </w:p>
        </w:tc>
        <w:tc>
          <w:tcPr>
            <w:tcW w:w="963" w:type="dxa"/>
            <w:shd w:val="clear" w:color="auto" w:fill="FFFFFF"/>
            <w:vAlign w:val="center"/>
          </w:tcPr>
          <w:p w14:paraId="20F51685"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2,910.87</w:t>
            </w:r>
          </w:p>
        </w:tc>
      </w:tr>
      <w:tr w:rsidR="008F7561" w:rsidRPr="00A229AF" w14:paraId="5A14EF3E" w14:textId="77777777" w:rsidTr="00A229AF">
        <w:trPr>
          <w:trHeight w:val="435"/>
          <w:jc w:val="center"/>
        </w:trPr>
        <w:tc>
          <w:tcPr>
            <w:tcW w:w="1701" w:type="dxa"/>
            <w:shd w:val="clear" w:color="auto" w:fill="FFFFFF"/>
            <w:vAlign w:val="center"/>
          </w:tcPr>
          <w:p w14:paraId="0C6C5FD5"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CRISTO REDENTOR</w:t>
            </w:r>
          </w:p>
        </w:tc>
        <w:tc>
          <w:tcPr>
            <w:tcW w:w="963" w:type="dxa"/>
            <w:shd w:val="clear" w:color="auto" w:fill="FFFFFF"/>
            <w:tcMar>
              <w:left w:w="108" w:type="dxa"/>
              <w:right w:w="108" w:type="dxa"/>
            </w:tcMar>
            <w:vAlign w:val="center"/>
          </w:tcPr>
          <w:p w14:paraId="34A51EDC"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63</w:t>
            </w:r>
          </w:p>
        </w:tc>
        <w:tc>
          <w:tcPr>
            <w:tcW w:w="963" w:type="dxa"/>
            <w:shd w:val="clear" w:color="auto" w:fill="FFFFFF"/>
            <w:tcMar>
              <w:left w:w="108" w:type="dxa"/>
              <w:right w:w="108" w:type="dxa"/>
            </w:tcMar>
            <w:vAlign w:val="center"/>
          </w:tcPr>
          <w:p w14:paraId="3D9DA567"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15,505</w:t>
            </w:r>
          </w:p>
        </w:tc>
        <w:tc>
          <w:tcPr>
            <w:tcW w:w="963" w:type="dxa"/>
            <w:shd w:val="clear" w:color="auto" w:fill="FFFFFF"/>
            <w:vAlign w:val="center"/>
          </w:tcPr>
          <w:p w14:paraId="63DF4532"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125</w:t>
            </w:r>
          </w:p>
        </w:tc>
        <w:tc>
          <w:tcPr>
            <w:tcW w:w="963" w:type="dxa"/>
            <w:shd w:val="clear" w:color="auto" w:fill="FFFFFF"/>
            <w:vAlign w:val="center"/>
          </w:tcPr>
          <w:p w14:paraId="076E74C5"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15,801</w:t>
            </w:r>
          </w:p>
        </w:tc>
        <w:tc>
          <w:tcPr>
            <w:tcW w:w="963" w:type="dxa"/>
            <w:shd w:val="clear" w:color="auto" w:fill="FFFFFF"/>
            <w:vAlign w:val="center"/>
          </w:tcPr>
          <w:p w14:paraId="338268BB"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0.852</w:t>
            </w:r>
          </w:p>
        </w:tc>
        <w:tc>
          <w:tcPr>
            <w:tcW w:w="963" w:type="dxa"/>
            <w:shd w:val="clear" w:color="auto" w:fill="FFFFFF"/>
            <w:vAlign w:val="center"/>
          </w:tcPr>
          <w:p w14:paraId="2CF8AC7F"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0.868</w:t>
            </w:r>
          </w:p>
        </w:tc>
        <w:tc>
          <w:tcPr>
            <w:tcW w:w="963" w:type="dxa"/>
            <w:shd w:val="clear" w:color="auto" w:fill="FFFFFF"/>
            <w:vAlign w:val="center"/>
          </w:tcPr>
          <w:p w14:paraId="5AFE4074"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1,726.89</w:t>
            </w:r>
          </w:p>
        </w:tc>
        <w:tc>
          <w:tcPr>
            <w:tcW w:w="963" w:type="dxa"/>
            <w:shd w:val="clear" w:color="auto" w:fill="FFFFFF"/>
            <w:vAlign w:val="center"/>
          </w:tcPr>
          <w:p w14:paraId="66FB8472"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2,202.50</w:t>
            </w:r>
          </w:p>
        </w:tc>
      </w:tr>
      <w:tr w:rsidR="008F7561" w:rsidRPr="00A229AF" w14:paraId="53AA8167" w14:textId="77777777" w:rsidTr="00A229AF">
        <w:trPr>
          <w:trHeight w:val="368"/>
          <w:jc w:val="center"/>
        </w:trPr>
        <w:tc>
          <w:tcPr>
            <w:tcW w:w="1701" w:type="dxa"/>
            <w:shd w:val="clear" w:color="auto" w:fill="FFFFFF"/>
            <w:vAlign w:val="center"/>
          </w:tcPr>
          <w:p w14:paraId="702AF197" w14:textId="77777777" w:rsidR="008F7561" w:rsidRPr="00A229AF" w:rsidRDefault="008F7561" w:rsidP="00AD3262">
            <w:pPr>
              <w:spacing w:line="240" w:lineRule="auto"/>
              <w:ind w:left="100" w:right="100"/>
              <w:rPr>
                <w:rFonts w:ascii="Times New Roman" w:hAnsi="Times New Roman" w:cs="Times New Roman"/>
                <w:sz w:val="16"/>
                <w:szCs w:val="16"/>
                <w:highlight w:val="yellow"/>
              </w:rPr>
            </w:pPr>
            <w:proofErr w:type="gramStart"/>
            <w:r w:rsidRPr="00A229AF">
              <w:rPr>
                <w:rFonts w:ascii="Times New Roman" w:hAnsi="Times New Roman" w:cs="Times New Roman"/>
                <w:color w:val="000000"/>
                <w:sz w:val="16"/>
                <w:szCs w:val="16"/>
              </w:rPr>
              <w:t>ESPIRITO</w:t>
            </w:r>
            <w:proofErr w:type="gramEnd"/>
            <w:r w:rsidRPr="00A229AF">
              <w:rPr>
                <w:rFonts w:ascii="Times New Roman" w:hAnsi="Times New Roman" w:cs="Times New Roman"/>
                <w:color w:val="000000"/>
                <w:sz w:val="16"/>
                <w:szCs w:val="16"/>
              </w:rPr>
              <w:t xml:space="preserve"> SANTO</w:t>
            </w:r>
          </w:p>
        </w:tc>
        <w:tc>
          <w:tcPr>
            <w:tcW w:w="963" w:type="dxa"/>
            <w:shd w:val="clear" w:color="auto" w:fill="FFFFFF"/>
            <w:tcMar>
              <w:left w:w="108" w:type="dxa"/>
              <w:right w:w="108" w:type="dxa"/>
            </w:tcMar>
            <w:vAlign w:val="center"/>
          </w:tcPr>
          <w:p w14:paraId="3A83266A"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19</w:t>
            </w:r>
          </w:p>
        </w:tc>
        <w:tc>
          <w:tcPr>
            <w:tcW w:w="963" w:type="dxa"/>
            <w:shd w:val="clear" w:color="auto" w:fill="FFFFFF"/>
            <w:tcMar>
              <w:left w:w="108" w:type="dxa"/>
              <w:right w:w="108" w:type="dxa"/>
            </w:tcMar>
            <w:vAlign w:val="center"/>
          </w:tcPr>
          <w:p w14:paraId="54659463"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5,734</w:t>
            </w:r>
          </w:p>
        </w:tc>
        <w:tc>
          <w:tcPr>
            <w:tcW w:w="963" w:type="dxa"/>
            <w:shd w:val="clear" w:color="auto" w:fill="FFFFFF"/>
            <w:vAlign w:val="center"/>
          </w:tcPr>
          <w:p w14:paraId="57FA78AC"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33</w:t>
            </w:r>
          </w:p>
        </w:tc>
        <w:tc>
          <w:tcPr>
            <w:tcW w:w="963" w:type="dxa"/>
            <w:shd w:val="clear" w:color="auto" w:fill="FFFFFF"/>
            <w:vAlign w:val="center"/>
          </w:tcPr>
          <w:p w14:paraId="3EF44F1A"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5,606</w:t>
            </w:r>
          </w:p>
        </w:tc>
        <w:tc>
          <w:tcPr>
            <w:tcW w:w="963" w:type="dxa"/>
            <w:shd w:val="clear" w:color="auto" w:fill="FFFFFF"/>
            <w:vAlign w:val="center"/>
          </w:tcPr>
          <w:p w14:paraId="3D8B7282"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0.730</w:t>
            </w:r>
          </w:p>
        </w:tc>
        <w:tc>
          <w:tcPr>
            <w:tcW w:w="963" w:type="dxa"/>
            <w:shd w:val="clear" w:color="auto" w:fill="FFFFFF"/>
            <w:vAlign w:val="center"/>
          </w:tcPr>
          <w:p w14:paraId="29B4CBCE"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0.816</w:t>
            </w:r>
          </w:p>
        </w:tc>
        <w:tc>
          <w:tcPr>
            <w:tcW w:w="963" w:type="dxa"/>
            <w:shd w:val="clear" w:color="auto" w:fill="FFFFFF"/>
            <w:vAlign w:val="center"/>
          </w:tcPr>
          <w:p w14:paraId="17FB6ADD"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2,364.92</w:t>
            </w:r>
          </w:p>
        </w:tc>
        <w:tc>
          <w:tcPr>
            <w:tcW w:w="963" w:type="dxa"/>
            <w:shd w:val="clear" w:color="auto" w:fill="FFFFFF"/>
            <w:vAlign w:val="center"/>
          </w:tcPr>
          <w:p w14:paraId="233F6FA3"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3,591.85</w:t>
            </w:r>
          </w:p>
        </w:tc>
      </w:tr>
      <w:tr w:rsidR="008F7561" w:rsidRPr="00A229AF" w14:paraId="323F21DD" w14:textId="77777777" w:rsidTr="00A229AF">
        <w:trPr>
          <w:trHeight w:val="368"/>
          <w:jc w:val="center"/>
        </w:trPr>
        <w:tc>
          <w:tcPr>
            <w:tcW w:w="1701" w:type="dxa"/>
            <w:shd w:val="clear" w:color="auto" w:fill="FFFFFF"/>
            <w:vAlign w:val="center"/>
          </w:tcPr>
          <w:p w14:paraId="4F33274E"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FARRAPOS</w:t>
            </w:r>
          </w:p>
        </w:tc>
        <w:tc>
          <w:tcPr>
            <w:tcW w:w="963" w:type="dxa"/>
            <w:shd w:val="clear" w:color="auto" w:fill="FFFFFF"/>
            <w:tcMar>
              <w:left w:w="108" w:type="dxa"/>
              <w:right w:w="108" w:type="dxa"/>
            </w:tcMar>
            <w:vAlign w:val="center"/>
          </w:tcPr>
          <w:p w14:paraId="7877C1D6"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10</w:t>
            </w:r>
          </w:p>
        </w:tc>
        <w:tc>
          <w:tcPr>
            <w:tcW w:w="963" w:type="dxa"/>
            <w:shd w:val="clear" w:color="auto" w:fill="FFFFFF"/>
            <w:tcMar>
              <w:left w:w="108" w:type="dxa"/>
              <w:right w:w="108" w:type="dxa"/>
            </w:tcMar>
            <w:vAlign w:val="center"/>
          </w:tcPr>
          <w:p w14:paraId="25541B2A" w14:textId="77777777" w:rsidR="008F7561" w:rsidRPr="00A229AF" w:rsidRDefault="008F7561" w:rsidP="00AD3262">
            <w:pPr>
              <w:spacing w:line="240" w:lineRule="auto"/>
              <w:ind w:left="100" w:right="100"/>
              <w:jc w:val="center"/>
              <w:rPr>
                <w:rFonts w:ascii="Times New Roman" w:hAnsi="Times New Roman" w:cs="Times New Roman"/>
                <w:color w:val="000000"/>
                <w:sz w:val="16"/>
                <w:szCs w:val="16"/>
              </w:rPr>
            </w:pPr>
            <w:r w:rsidRPr="00A229AF">
              <w:rPr>
                <w:rFonts w:ascii="Times New Roman" w:hAnsi="Times New Roman" w:cs="Times New Roman"/>
                <w:color w:val="000000"/>
                <w:sz w:val="16"/>
                <w:szCs w:val="16"/>
              </w:rPr>
              <w:t>17,083</w:t>
            </w:r>
          </w:p>
        </w:tc>
        <w:tc>
          <w:tcPr>
            <w:tcW w:w="963" w:type="dxa"/>
            <w:shd w:val="clear" w:color="auto" w:fill="FFFFFF"/>
            <w:vAlign w:val="center"/>
          </w:tcPr>
          <w:p w14:paraId="26A2EDC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30</w:t>
            </w:r>
          </w:p>
        </w:tc>
        <w:tc>
          <w:tcPr>
            <w:tcW w:w="963" w:type="dxa"/>
            <w:shd w:val="clear" w:color="auto" w:fill="FFFFFF"/>
            <w:vAlign w:val="center"/>
          </w:tcPr>
          <w:p w14:paraId="5389BF9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18,986</w:t>
            </w:r>
          </w:p>
        </w:tc>
        <w:tc>
          <w:tcPr>
            <w:tcW w:w="963" w:type="dxa"/>
            <w:shd w:val="clear" w:color="auto" w:fill="FFFFFF"/>
            <w:vAlign w:val="center"/>
          </w:tcPr>
          <w:p w14:paraId="6688EAAF"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0.453</w:t>
            </w:r>
          </w:p>
        </w:tc>
        <w:tc>
          <w:tcPr>
            <w:tcW w:w="963" w:type="dxa"/>
            <w:shd w:val="clear" w:color="auto" w:fill="FFFFFF"/>
            <w:vAlign w:val="center"/>
          </w:tcPr>
          <w:p w14:paraId="2DA0370F"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0.610</w:t>
            </w:r>
          </w:p>
        </w:tc>
        <w:tc>
          <w:tcPr>
            <w:tcW w:w="963" w:type="dxa"/>
            <w:shd w:val="clear" w:color="auto" w:fill="FFFFFF"/>
            <w:vAlign w:val="center"/>
          </w:tcPr>
          <w:p w14:paraId="766CFB1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1,163.23</w:t>
            </w:r>
          </w:p>
        </w:tc>
        <w:tc>
          <w:tcPr>
            <w:tcW w:w="963" w:type="dxa"/>
            <w:shd w:val="clear" w:color="auto" w:fill="FFFFFF"/>
            <w:vAlign w:val="center"/>
          </w:tcPr>
          <w:p w14:paraId="4DEA5802"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1,515.14</w:t>
            </w:r>
          </w:p>
        </w:tc>
      </w:tr>
      <w:tr w:rsidR="008F7561" w:rsidRPr="00A229AF" w14:paraId="6C75C394" w14:textId="77777777" w:rsidTr="00A229AF">
        <w:trPr>
          <w:trHeight w:val="368"/>
          <w:jc w:val="center"/>
        </w:trPr>
        <w:tc>
          <w:tcPr>
            <w:tcW w:w="1701" w:type="dxa"/>
            <w:shd w:val="clear" w:color="auto" w:fill="FFFFFF"/>
            <w:vAlign w:val="center"/>
          </w:tcPr>
          <w:p w14:paraId="3B02ECA8"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FARROUPILHA</w:t>
            </w:r>
          </w:p>
        </w:tc>
        <w:tc>
          <w:tcPr>
            <w:tcW w:w="963" w:type="dxa"/>
            <w:shd w:val="clear" w:color="auto" w:fill="FFFFFF"/>
            <w:tcMar>
              <w:left w:w="108" w:type="dxa"/>
              <w:right w:w="108" w:type="dxa"/>
            </w:tcMar>
            <w:vAlign w:val="center"/>
          </w:tcPr>
          <w:p w14:paraId="7A3DCCE8"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10</w:t>
            </w:r>
          </w:p>
        </w:tc>
        <w:tc>
          <w:tcPr>
            <w:tcW w:w="963" w:type="dxa"/>
            <w:shd w:val="clear" w:color="auto" w:fill="FFFFFF"/>
            <w:tcMar>
              <w:left w:w="108" w:type="dxa"/>
              <w:right w:w="108" w:type="dxa"/>
            </w:tcMar>
            <w:vAlign w:val="center"/>
          </w:tcPr>
          <w:p w14:paraId="2FEAE55B"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1,101</w:t>
            </w:r>
          </w:p>
        </w:tc>
        <w:tc>
          <w:tcPr>
            <w:tcW w:w="963" w:type="dxa"/>
            <w:shd w:val="clear" w:color="auto" w:fill="FFFFFF"/>
            <w:vAlign w:val="center"/>
          </w:tcPr>
          <w:p w14:paraId="616D9E5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26</w:t>
            </w:r>
          </w:p>
        </w:tc>
        <w:tc>
          <w:tcPr>
            <w:tcW w:w="963" w:type="dxa"/>
            <w:shd w:val="clear" w:color="auto" w:fill="FFFFFF"/>
            <w:vAlign w:val="center"/>
          </w:tcPr>
          <w:p w14:paraId="455F3D2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961</w:t>
            </w:r>
          </w:p>
        </w:tc>
        <w:tc>
          <w:tcPr>
            <w:tcW w:w="963" w:type="dxa"/>
            <w:shd w:val="clear" w:color="auto" w:fill="FFFFFF"/>
            <w:vAlign w:val="center"/>
          </w:tcPr>
          <w:p w14:paraId="71B8DB3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0.910</w:t>
            </w:r>
          </w:p>
        </w:tc>
        <w:tc>
          <w:tcPr>
            <w:tcW w:w="963" w:type="dxa"/>
            <w:shd w:val="clear" w:color="auto" w:fill="FFFFFF"/>
            <w:vAlign w:val="center"/>
          </w:tcPr>
          <w:p w14:paraId="5BBE26E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0.927</w:t>
            </w:r>
          </w:p>
        </w:tc>
        <w:tc>
          <w:tcPr>
            <w:tcW w:w="963" w:type="dxa"/>
            <w:shd w:val="clear" w:color="auto" w:fill="FFFFFF"/>
            <w:vAlign w:val="center"/>
          </w:tcPr>
          <w:p w14:paraId="28E7D4B9"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2,932.18</w:t>
            </w:r>
          </w:p>
        </w:tc>
        <w:tc>
          <w:tcPr>
            <w:tcW w:w="963" w:type="dxa"/>
            <w:shd w:val="clear" w:color="auto" w:fill="FFFFFF"/>
            <w:vAlign w:val="center"/>
          </w:tcPr>
          <w:p w14:paraId="60D87E65"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3,417.25</w:t>
            </w:r>
          </w:p>
        </w:tc>
      </w:tr>
      <w:tr w:rsidR="008F7561" w:rsidRPr="00A229AF" w14:paraId="4935B7A0" w14:textId="77777777" w:rsidTr="00A229AF">
        <w:trPr>
          <w:trHeight w:val="368"/>
          <w:jc w:val="center"/>
        </w:trPr>
        <w:tc>
          <w:tcPr>
            <w:tcW w:w="1701" w:type="dxa"/>
            <w:shd w:val="clear" w:color="auto" w:fill="FFFFFF"/>
            <w:vAlign w:val="center"/>
          </w:tcPr>
          <w:p w14:paraId="7CDCEB44"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FLORESTA</w:t>
            </w:r>
          </w:p>
        </w:tc>
        <w:tc>
          <w:tcPr>
            <w:tcW w:w="963" w:type="dxa"/>
            <w:shd w:val="clear" w:color="auto" w:fill="FFFFFF"/>
            <w:tcMar>
              <w:left w:w="108" w:type="dxa"/>
              <w:right w:w="108" w:type="dxa"/>
            </w:tcMar>
            <w:vAlign w:val="center"/>
          </w:tcPr>
          <w:p w14:paraId="423A7C20"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79</w:t>
            </w:r>
          </w:p>
        </w:tc>
        <w:tc>
          <w:tcPr>
            <w:tcW w:w="963" w:type="dxa"/>
            <w:shd w:val="clear" w:color="auto" w:fill="FFFFFF"/>
            <w:tcMar>
              <w:left w:w="108" w:type="dxa"/>
              <w:right w:w="108" w:type="dxa"/>
            </w:tcMar>
            <w:vAlign w:val="center"/>
          </w:tcPr>
          <w:p w14:paraId="58B8AB2B"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15,493</w:t>
            </w:r>
          </w:p>
        </w:tc>
        <w:tc>
          <w:tcPr>
            <w:tcW w:w="963" w:type="dxa"/>
            <w:shd w:val="clear" w:color="auto" w:fill="FFFFFF"/>
            <w:vAlign w:val="center"/>
          </w:tcPr>
          <w:p w14:paraId="3F8B7EC4"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204</w:t>
            </w:r>
          </w:p>
        </w:tc>
        <w:tc>
          <w:tcPr>
            <w:tcW w:w="963" w:type="dxa"/>
            <w:shd w:val="clear" w:color="auto" w:fill="FFFFFF"/>
            <w:vAlign w:val="center"/>
          </w:tcPr>
          <w:p w14:paraId="658AFF7D"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16,085</w:t>
            </w:r>
          </w:p>
        </w:tc>
        <w:tc>
          <w:tcPr>
            <w:tcW w:w="963" w:type="dxa"/>
            <w:shd w:val="clear" w:color="auto" w:fill="FFFFFF"/>
            <w:vAlign w:val="center"/>
          </w:tcPr>
          <w:p w14:paraId="207859E5"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0.835</w:t>
            </w:r>
          </w:p>
        </w:tc>
        <w:tc>
          <w:tcPr>
            <w:tcW w:w="963" w:type="dxa"/>
            <w:shd w:val="clear" w:color="auto" w:fill="FFFFFF"/>
            <w:vAlign w:val="center"/>
          </w:tcPr>
          <w:p w14:paraId="441D66DB"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0.878</w:t>
            </w:r>
          </w:p>
        </w:tc>
        <w:tc>
          <w:tcPr>
            <w:tcW w:w="963" w:type="dxa"/>
            <w:shd w:val="clear" w:color="auto" w:fill="FFFFFF"/>
            <w:vAlign w:val="center"/>
          </w:tcPr>
          <w:p w14:paraId="36FFB00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1,792.36</w:t>
            </w:r>
          </w:p>
        </w:tc>
        <w:tc>
          <w:tcPr>
            <w:tcW w:w="963" w:type="dxa"/>
            <w:shd w:val="clear" w:color="auto" w:fill="FFFFFF"/>
            <w:vAlign w:val="center"/>
          </w:tcPr>
          <w:p w14:paraId="0A10FFE5"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2,152.15</w:t>
            </w:r>
          </w:p>
        </w:tc>
      </w:tr>
      <w:tr w:rsidR="008F7561" w:rsidRPr="00A229AF" w14:paraId="3A0D6F49" w14:textId="77777777" w:rsidTr="00A229AF">
        <w:trPr>
          <w:trHeight w:val="368"/>
          <w:jc w:val="center"/>
        </w:trPr>
        <w:tc>
          <w:tcPr>
            <w:tcW w:w="1701" w:type="dxa"/>
            <w:shd w:val="clear" w:color="auto" w:fill="FFFFFF"/>
            <w:vAlign w:val="center"/>
          </w:tcPr>
          <w:p w14:paraId="2CD2613F" w14:textId="77777777" w:rsidR="008F7561" w:rsidRPr="00A229AF" w:rsidRDefault="008F7561" w:rsidP="00AD3262">
            <w:pPr>
              <w:spacing w:line="240" w:lineRule="auto"/>
              <w:ind w:left="100" w:right="100"/>
              <w:rPr>
                <w:rFonts w:ascii="Times New Roman" w:hAnsi="Times New Roman" w:cs="Times New Roman"/>
                <w:sz w:val="16"/>
                <w:szCs w:val="16"/>
                <w:highlight w:val="yellow"/>
              </w:rPr>
            </w:pPr>
            <w:r w:rsidRPr="00A229AF">
              <w:rPr>
                <w:rFonts w:ascii="Times New Roman" w:hAnsi="Times New Roman" w:cs="Times New Roman"/>
                <w:color w:val="000000"/>
                <w:sz w:val="16"/>
                <w:szCs w:val="16"/>
              </w:rPr>
              <w:t>GLORIA</w:t>
            </w:r>
          </w:p>
        </w:tc>
        <w:tc>
          <w:tcPr>
            <w:tcW w:w="963" w:type="dxa"/>
            <w:shd w:val="clear" w:color="auto" w:fill="FFFFFF"/>
            <w:tcMar>
              <w:left w:w="108" w:type="dxa"/>
              <w:right w:w="108" w:type="dxa"/>
            </w:tcMar>
            <w:vAlign w:val="center"/>
          </w:tcPr>
          <w:p w14:paraId="1DE98BD9"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45</w:t>
            </w:r>
          </w:p>
        </w:tc>
        <w:tc>
          <w:tcPr>
            <w:tcW w:w="963" w:type="dxa"/>
            <w:shd w:val="clear" w:color="auto" w:fill="FFFFFF"/>
            <w:tcMar>
              <w:left w:w="108" w:type="dxa"/>
              <w:right w:w="108" w:type="dxa"/>
            </w:tcMar>
            <w:vAlign w:val="center"/>
          </w:tcPr>
          <w:p w14:paraId="23A6D522"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8,631</w:t>
            </w:r>
          </w:p>
        </w:tc>
        <w:tc>
          <w:tcPr>
            <w:tcW w:w="963" w:type="dxa"/>
            <w:shd w:val="clear" w:color="auto" w:fill="FFFFFF"/>
            <w:vAlign w:val="center"/>
          </w:tcPr>
          <w:p w14:paraId="524B2FE6"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81</w:t>
            </w:r>
          </w:p>
        </w:tc>
        <w:tc>
          <w:tcPr>
            <w:tcW w:w="963" w:type="dxa"/>
            <w:shd w:val="clear" w:color="auto" w:fill="FFFFFF"/>
            <w:vAlign w:val="center"/>
          </w:tcPr>
          <w:p w14:paraId="29796D63"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8,855</w:t>
            </w:r>
          </w:p>
        </w:tc>
        <w:tc>
          <w:tcPr>
            <w:tcW w:w="963" w:type="dxa"/>
            <w:shd w:val="clear" w:color="auto" w:fill="FFFFFF"/>
            <w:vAlign w:val="center"/>
          </w:tcPr>
          <w:p w14:paraId="326638D8"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0.816</w:t>
            </w:r>
          </w:p>
        </w:tc>
        <w:tc>
          <w:tcPr>
            <w:tcW w:w="963" w:type="dxa"/>
            <w:shd w:val="clear" w:color="auto" w:fill="FFFFFF"/>
            <w:vAlign w:val="center"/>
          </w:tcPr>
          <w:p w14:paraId="169F940F"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0.853</w:t>
            </w:r>
          </w:p>
        </w:tc>
        <w:tc>
          <w:tcPr>
            <w:tcW w:w="963" w:type="dxa"/>
            <w:shd w:val="clear" w:color="auto" w:fill="FFFFFF"/>
            <w:vAlign w:val="center"/>
          </w:tcPr>
          <w:p w14:paraId="02FFB1E9"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1,447.86</w:t>
            </w:r>
          </w:p>
        </w:tc>
        <w:tc>
          <w:tcPr>
            <w:tcW w:w="963" w:type="dxa"/>
            <w:shd w:val="clear" w:color="auto" w:fill="FFFFFF"/>
            <w:vAlign w:val="center"/>
          </w:tcPr>
          <w:p w14:paraId="2658DC70"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1,669.56</w:t>
            </w:r>
          </w:p>
        </w:tc>
      </w:tr>
      <w:tr w:rsidR="008F7561" w:rsidRPr="00A229AF" w14:paraId="51971F99" w14:textId="77777777" w:rsidTr="00A229AF">
        <w:trPr>
          <w:trHeight w:val="368"/>
          <w:jc w:val="center"/>
        </w:trPr>
        <w:tc>
          <w:tcPr>
            <w:tcW w:w="1701" w:type="dxa"/>
            <w:shd w:val="clear" w:color="auto" w:fill="FFFFFF"/>
            <w:vAlign w:val="center"/>
          </w:tcPr>
          <w:p w14:paraId="30730FA6"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GUARUJA</w:t>
            </w:r>
          </w:p>
        </w:tc>
        <w:tc>
          <w:tcPr>
            <w:tcW w:w="963" w:type="dxa"/>
            <w:shd w:val="clear" w:color="auto" w:fill="FFFFFF"/>
            <w:tcMar>
              <w:left w:w="108" w:type="dxa"/>
              <w:right w:w="108" w:type="dxa"/>
            </w:tcMar>
            <w:vAlign w:val="center"/>
          </w:tcPr>
          <w:p w14:paraId="492C1BC3"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10</w:t>
            </w:r>
          </w:p>
        </w:tc>
        <w:tc>
          <w:tcPr>
            <w:tcW w:w="963" w:type="dxa"/>
            <w:shd w:val="clear" w:color="auto" w:fill="FFFFFF"/>
            <w:tcMar>
              <w:left w:w="108" w:type="dxa"/>
              <w:right w:w="108" w:type="dxa"/>
            </w:tcMar>
            <w:vAlign w:val="center"/>
          </w:tcPr>
          <w:p w14:paraId="3C31D41E"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4,390</w:t>
            </w:r>
          </w:p>
        </w:tc>
        <w:tc>
          <w:tcPr>
            <w:tcW w:w="963" w:type="dxa"/>
            <w:shd w:val="clear" w:color="auto" w:fill="FFFFFF"/>
            <w:vAlign w:val="center"/>
          </w:tcPr>
          <w:p w14:paraId="5EA3594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11</w:t>
            </w:r>
          </w:p>
        </w:tc>
        <w:tc>
          <w:tcPr>
            <w:tcW w:w="963" w:type="dxa"/>
            <w:shd w:val="clear" w:color="auto" w:fill="FFFFFF"/>
            <w:vAlign w:val="center"/>
          </w:tcPr>
          <w:p w14:paraId="3BA5564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5,971</w:t>
            </w:r>
          </w:p>
        </w:tc>
        <w:tc>
          <w:tcPr>
            <w:tcW w:w="963" w:type="dxa"/>
            <w:shd w:val="clear" w:color="auto" w:fill="FFFFFF"/>
            <w:vAlign w:val="center"/>
          </w:tcPr>
          <w:p w14:paraId="50EBDF4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0.827</w:t>
            </w:r>
          </w:p>
        </w:tc>
        <w:tc>
          <w:tcPr>
            <w:tcW w:w="963" w:type="dxa"/>
            <w:shd w:val="clear" w:color="auto" w:fill="FFFFFF"/>
            <w:vAlign w:val="center"/>
          </w:tcPr>
          <w:p w14:paraId="03E249F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0.871</w:t>
            </w:r>
          </w:p>
        </w:tc>
        <w:tc>
          <w:tcPr>
            <w:tcW w:w="963" w:type="dxa"/>
            <w:shd w:val="clear" w:color="auto" w:fill="FFFFFF"/>
            <w:vAlign w:val="center"/>
          </w:tcPr>
          <w:p w14:paraId="1B3C5D07"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2,932.18</w:t>
            </w:r>
          </w:p>
        </w:tc>
        <w:tc>
          <w:tcPr>
            <w:tcW w:w="963" w:type="dxa"/>
            <w:shd w:val="clear" w:color="auto" w:fill="FFFFFF"/>
            <w:vAlign w:val="center"/>
          </w:tcPr>
          <w:p w14:paraId="75C99647"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3,417.25</w:t>
            </w:r>
          </w:p>
        </w:tc>
      </w:tr>
      <w:tr w:rsidR="008F7561" w:rsidRPr="00A229AF" w14:paraId="7EBDF5B4" w14:textId="77777777" w:rsidTr="00A229AF">
        <w:trPr>
          <w:trHeight w:val="368"/>
          <w:jc w:val="center"/>
        </w:trPr>
        <w:tc>
          <w:tcPr>
            <w:tcW w:w="1701" w:type="dxa"/>
            <w:shd w:val="clear" w:color="auto" w:fill="FFFFFF"/>
            <w:vAlign w:val="center"/>
          </w:tcPr>
          <w:p w14:paraId="2DA40986"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HIGIENOPOLIS</w:t>
            </w:r>
          </w:p>
        </w:tc>
        <w:tc>
          <w:tcPr>
            <w:tcW w:w="963" w:type="dxa"/>
            <w:shd w:val="clear" w:color="auto" w:fill="FFFFFF"/>
            <w:tcMar>
              <w:left w:w="108" w:type="dxa"/>
              <w:right w:w="108" w:type="dxa"/>
            </w:tcMar>
            <w:vAlign w:val="center"/>
          </w:tcPr>
          <w:p w14:paraId="090E2476"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11</w:t>
            </w:r>
          </w:p>
        </w:tc>
        <w:tc>
          <w:tcPr>
            <w:tcW w:w="963" w:type="dxa"/>
            <w:shd w:val="clear" w:color="auto" w:fill="FFFFFF"/>
            <w:tcMar>
              <w:left w:w="108" w:type="dxa"/>
              <w:right w:w="108" w:type="dxa"/>
            </w:tcMar>
            <w:vAlign w:val="center"/>
          </w:tcPr>
          <w:p w14:paraId="7E9980FB"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9,096</w:t>
            </w:r>
          </w:p>
        </w:tc>
        <w:tc>
          <w:tcPr>
            <w:tcW w:w="963" w:type="dxa"/>
            <w:shd w:val="clear" w:color="auto" w:fill="FFFFFF"/>
            <w:vAlign w:val="center"/>
          </w:tcPr>
          <w:p w14:paraId="61F60D4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36</w:t>
            </w:r>
          </w:p>
        </w:tc>
        <w:tc>
          <w:tcPr>
            <w:tcW w:w="963" w:type="dxa"/>
            <w:shd w:val="clear" w:color="auto" w:fill="FFFFFF"/>
            <w:vAlign w:val="center"/>
          </w:tcPr>
          <w:p w14:paraId="37682C7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10,724</w:t>
            </w:r>
          </w:p>
        </w:tc>
        <w:tc>
          <w:tcPr>
            <w:tcW w:w="963" w:type="dxa"/>
            <w:shd w:val="clear" w:color="auto" w:fill="FFFFFF"/>
            <w:vAlign w:val="center"/>
          </w:tcPr>
          <w:p w14:paraId="327DC81D"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0.898</w:t>
            </w:r>
          </w:p>
        </w:tc>
        <w:tc>
          <w:tcPr>
            <w:tcW w:w="963" w:type="dxa"/>
            <w:shd w:val="clear" w:color="auto" w:fill="FFFFFF"/>
            <w:vAlign w:val="center"/>
          </w:tcPr>
          <w:p w14:paraId="1E72CAF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0.953</w:t>
            </w:r>
          </w:p>
        </w:tc>
        <w:tc>
          <w:tcPr>
            <w:tcW w:w="963" w:type="dxa"/>
            <w:shd w:val="clear" w:color="auto" w:fill="FFFFFF"/>
            <w:vAlign w:val="center"/>
          </w:tcPr>
          <w:p w14:paraId="34E0413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3,170.66</w:t>
            </w:r>
          </w:p>
        </w:tc>
        <w:tc>
          <w:tcPr>
            <w:tcW w:w="963" w:type="dxa"/>
            <w:shd w:val="clear" w:color="auto" w:fill="FFFFFF"/>
            <w:vAlign w:val="center"/>
          </w:tcPr>
          <w:p w14:paraId="1A31ACC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3,931.41</w:t>
            </w:r>
          </w:p>
        </w:tc>
      </w:tr>
      <w:tr w:rsidR="008F7561" w:rsidRPr="00A229AF" w14:paraId="76DCA989" w14:textId="77777777" w:rsidTr="00A229AF">
        <w:trPr>
          <w:trHeight w:val="368"/>
          <w:jc w:val="center"/>
        </w:trPr>
        <w:tc>
          <w:tcPr>
            <w:tcW w:w="1701" w:type="dxa"/>
            <w:shd w:val="clear" w:color="auto" w:fill="FFFFFF"/>
            <w:vAlign w:val="center"/>
          </w:tcPr>
          <w:p w14:paraId="5887E90F"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HIPICA</w:t>
            </w:r>
          </w:p>
        </w:tc>
        <w:tc>
          <w:tcPr>
            <w:tcW w:w="963" w:type="dxa"/>
            <w:shd w:val="clear" w:color="auto" w:fill="FFFFFF"/>
            <w:tcMar>
              <w:left w:w="108" w:type="dxa"/>
              <w:right w:w="108" w:type="dxa"/>
            </w:tcMar>
            <w:vAlign w:val="center"/>
          </w:tcPr>
          <w:p w14:paraId="7104C93A"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18</w:t>
            </w:r>
          </w:p>
        </w:tc>
        <w:tc>
          <w:tcPr>
            <w:tcW w:w="963" w:type="dxa"/>
            <w:shd w:val="clear" w:color="auto" w:fill="FFFFFF"/>
            <w:tcMar>
              <w:left w:w="108" w:type="dxa"/>
              <w:right w:w="108" w:type="dxa"/>
            </w:tcMar>
            <w:vAlign w:val="center"/>
          </w:tcPr>
          <w:p w14:paraId="5FA89BAC"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11,786</w:t>
            </w:r>
          </w:p>
        </w:tc>
        <w:tc>
          <w:tcPr>
            <w:tcW w:w="963" w:type="dxa"/>
            <w:shd w:val="clear" w:color="auto" w:fill="FFFFFF"/>
            <w:vAlign w:val="center"/>
          </w:tcPr>
          <w:p w14:paraId="6268FB0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37</w:t>
            </w:r>
          </w:p>
        </w:tc>
        <w:tc>
          <w:tcPr>
            <w:tcW w:w="963" w:type="dxa"/>
            <w:shd w:val="clear" w:color="auto" w:fill="FFFFFF"/>
            <w:vAlign w:val="center"/>
          </w:tcPr>
          <w:p w14:paraId="707280A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20,237</w:t>
            </w:r>
          </w:p>
        </w:tc>
        <w:tc>
          <w:tcPr>
            <w:tcW w:w="963" w:type="dxa"/>
            <w:shd w:val="clear" w:color="auto" w:fill="FFFFFF"/>
            <w:vAlign w:val="center"/>
          </w:tcPr>
          <w:p w14:paraId="73BE42F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0.536</w:t>
            </w:r>
          </w:p>
        </w:tc>
        <w:tc>
          <w:tcPr>
            <w:tcW w:w="963" w:type="dxa"/>
            <w:shd w:val="clear" w:color="auto" w:fill="FFFFFF"/>
            <w:vAlign w:val="center"/>
          </w:tcPr>
          <w:p w14:paraId="651C9FED"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0.646</w:t>
            </w:r>
          </w:p>
        </w:tc>
        <w:tc>
          <w:tcPr>
            <w:tcW w:w="963" w:type="dxa"/>
            <w:shd w:val="clear" w:color="auto" w:fill="FFFFFF"/>
            <w:vAlign w:val="center"/>
          </w:tcPr>
          <w:p w14:paraId="163033F9"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369.07</w:t>
            </w:r>
          </w:p>
        </w:tc>
        <w:tc>
          <w:tcPr>
            <w:tcW w:w="963" w:type="dxa"/>
            <w:shd w:val="clear" w:color="auto" w:fill="FFFFFF"/>
            <w:vAlign w:val="center"/>
          </w:tcPr>
          <w:p w14:paraId="5246880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489.26</w:t>
            </w:r>
          </w:p>
        </w:tc>
      </w:tr>
      <w:tr w:rsidR="008F7561" w:rsidRPr="00A229AF" w14:paraId="19C0AD52" w14:textId="77777777" w:rsidTr="00A229AF">
        <w:trPr>
          <w:trHeight w:val="368"/>
          <w:jc w:val="center"/>
        </w:trPr>
        <w:tc>
          <w:tcPr>
            <w:tcW w:w="1701" w:type="dxa"/>
            <w:shd w:val="clear" w:color="auto" w:fill="FFFFFF"/>
            <w:vAlign w:val="center"/>
          </w:tcPr>
          <w:p w14:paraId="0A60F3CB"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HUMAITA</w:t>
            </w:r>
          </w:p>
        </w:tc>
        <w:tc>
          <w:tcPr>
            <w:tcW w:w="963" w:type="dxa"/>
            <w:shd w:val="clear" w:color="auto" w:fill="FFFFFF"/>
            <w:tcMar>
              <w:left w:w="108" w:type="dxa"/>
              <w:right w:w="108" w:type="dxa"/>
            </w:tcMar>
            <w:vAlign w:val="center"/>
          </w:tcPr>
          <w:p w14:paraId="44757283"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28</w:t>
            </w:r>
          </w:p>
        </w:tc>
        <w:tc>
          <w:tcPr>
            <w:tcW w:w="963" w:type="dxa"/>
            <w:shd w:val="clear" w:color="auto" w:fill="FFFFFF"/>
            <w:tcMar>
              <w:left w:w="108" w:type="dxa"/>
              <w:right w:w="108" w:type="dxa"/>
            </w:tcMar>
            <w:vAlign w:val="center"/>
          </w:tcPr>
          <w:p w14:paraId="68B6D52B"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10,293</w:t>
            </w:r>
          </w:p>
        </w:tc>
        <w:tc>
          <w:tcPr>
            <w:tcW w:w="963" w:type="dxa"/>
            <w:shd w:val="clear" w:color="auto" w:fill="FFFFFF"/>
            <w:vAlign w:val="center"/>
          </w:tcPr>
          <w:p w14:paraId="491CBAB2"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71</w:t>
            </w:r>
          </w:p>
        </w:tc>
        <w:tc>
          <w:tcPr>
            <w:tcW w:w="963" w:type="dxa"/>
            <w:shd w:val="clear" w:color="auto" w:fill="FFFFFF"/>
            <w:vAlign w:val="center"/>
          </w:tcPr>
          <w:p w14:paraId="6E3323F7"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11,404</w:t>
            </w:r>
          </w:p>
        </w:tc>
        <w:tc>
          <w:tcPr>
            <w:tcW w:w="963" w:type="dxa"/>
            <w:shd w:val="clear" w:color="auto" w:fill="FFFFFF"/>
            <w:vAlign w:val="center"/>
          </w:tcPr>
          <w:p w14:paraId="3AF7AAC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0.536</w:t>
            </w:r>
          </w:p>
        </w:tc>
        <w:tc>
          <w:tcPr>
            <w:tcW w:w="963" w:type="dxa"/>
            <w:shd w:val="clear" w:color="auto" w:fill="FFFFFF"/>
            <w:vAlign w:val="center"/>
          </w:tcPr>
          <w:p w14:paraId="4A5E508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0.646</w:t>
            </w:r>
          </w:p>
        </w:tc>
        <w:tc>
          <w:tcPr>
            <w:tcW w:w="963" w:type="dxa"/>
            <w:shd w:val="clear" w:color="auto" w:fill="FFFFFF"/>
            <w:vAlign w:val="center"/>
          </w:tcPr>
          <w:p w14:paraId="1F434D04"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369.07</w:t>
            </w:r>
          </w:p>
        </w:tc>
        <w:tc>
          <w:tcPr>
            <w:tcW w:w="963" w:type="dxa"/>
            <w:shd w:val="clear" w:color="auto" w:fill="FFFFFF"/>
            <w:vAlign w:val="center"/>
          </w:tcPr>
          <w:p w14:paraId="73EE585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489.26</w:t>
            </w:r>
          </w:p>
        </w:tc>
      </w:tr>
      <w:tr w:rsidR="008F7561" w:rsidRPr="00A229AF" w14:paraId="3C225CCC" w14:textId="77777777" w:rsidTr="00A229AF">
        <w:trPr>
          <w:trHeight w:val="368"/>
          <w:jc w:val="center"/>
        </w:trPr>
        <w:tc>
          <w:tcPr>
            <w:tcW w:w="1701" w:type="dxa"/>
            <w:shd w:val="clear" w:color="auto" w:fill="FFFFFF"/>
            <w:vAlign w:val="center"/>
          </w:tcPr>
          <w:p w14:paraId="0FC5EBD9"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INDEPENDENCIA</w:t>
            </w:r>
          </w:p>
        </w:tc>
        <w:tc>
          <w:tcPr>
            <w:tcW w:w="963" w:type="dxa"/>
            <w:shd w:val="clear" w:color="auto" w:fill="FFFFFF"/>
            <w:tcMar>
              <w:left w:w="108" w:type="dxa"/>
              <w:right w:w="108" w:type="dxa"/>
            </w:tcMar>
            <w:vAlign w:val="center"/>
          </w:tcPr>
          <w:p w14:paraId="36F59B21"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22</w:t>
            </w:r>
          </w:p>
        </w:tc>
        <w:tc>
          <w:tcPr>
            <w:tcW w:w="963" w:type="dxa"/>
            <w:shd w:val="clear" w:color="auto" w:fill="FFFFFF"/>
            <w:tcMar>
              <w:left w:w="108" w:type="dxa"/>
              <w:right w:w="108" w:type="dxa"/>
            </w:tcMar>
            <w:vAlign w:val="center"/>
          </w:tcPr>
          <w:p w14:paraId="074D1CC7"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11,327</w:t>
            </w:r>
          </w:p>
        </w:tc>
        <w:tc>
          <w:tcPr>
            <w:tcW w:w="963" w:type="dxa"/>
            <w:shd w:val="clear" w:color="auto" w:fill="FFFFFF"/>
            <w:vAlign w:val="center"/>
          </w:tcPr>
          <w:p w14:paraId="3455C55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91</w:t>
            </w:r>
          </w:p>
        </w:tc>
        <w:tc>
          <w:tcPr>
            <w:tcW w:w="963" w:type="dxa"/>
            <w:shd w:val="clear" w:color="auto" w:fill="FFFFFF"/>
            <w:vAlign w:val="center"/>
          </w:tcPr>
          <w:p w14:paraId="597FE27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10,828</w:t>
            </w:r>
          </w:p>
        </w:tc>
        <w:tc>
          <w:tcPr>
            <w:tcW w:w="963" w:type="dxa"/>
            <w:shd w:val="clear" w:color="auto" w:fill="FFFFFF"/>
            <w:vAlign w:val="center"/>
          </w:tcPr>
          <w:p w14:paraId="1A208704"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0.863</w:t>
            </w:r>
          </w:p>
        </w:tc>
        <w:tc>
          <w:tcPr>
            <w:tcW w:w="963" w:type="dxa"/>
            <w:shd w:val="clear" w:color="auto" w:fill="FFFFFF"/>
            <w:vAlign w:val="center"/>
          </w:tcPr>
          <w:p w14:paraId="6CE8615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0.925</w:t>
            </w:r>
          </w:p>
        </w:tc>
        <w:tc>
          <w:tcPr>
            <w:tcW w:w="963" w:type="dxa"/>
            <w:shd w:val="clear" w:color="auto" w:fill="FFFFFF"/>
            <w:vAlign w:val="center"/>
          </w:tcPr>
          <w:p w14:paraId="29EC46D7"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4,168.82</w:t>
            </w:r>
          </w:p>
        </w:tc>
        <w:tc>
          <w:tcPr>
            <w:tcW w:w="963" w:type="dxa"/>
            <w:shd w:val="clear" w:color="auto" w:fill="FFFFFF"/>
            <w:vAlign w:val="center"/>
          </w:tcPr>
          <w:p w14:paraId="68666AF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7,216.42</w:t>
            </w:r>
          </w:p>
        </w:tc>
      </w:tr>
      <w:tr w:rsidR="008F7561" w:rsidRPr="00A229AF" w14:paraId="604B537C" w14:textId="77777777" w:rsidTr="00A229AF">
        <w:trPr>
          <w:trHeight w:val="368"/>
          <w:jc w:val="center"/>
        </w:trPr>
        <w:tc>
          <w:tcPr>
            <w:tcW w:w="1701" w:type="dxa"/>
            <w:shd w:val="clear" w:color="auto" w:fill="FFFFFF"/>
            <w:vAlign w:val="center"/>
          </w:tcPr>
          <w:p w14:paraId="0D4EDA80"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IPANEMA</w:t>
            </w:r>
          </w:p>
        </w:tc>
        <w:tc>
          <w:tcPr>
            <w:tcW w:w="963" w:type="dxa"/>
            <w:shd w:val="clear" w:color="auto" w:fill="FFFFFF"/>
            <w:tcMar>
              <w:left w:w="108" w:type="dxa"/>
              <w:right w:w="108" w:type="dxa"/>
            </w:tcMar>
            <w:vAlign w:val="center"/>
          </w:tcPr>
          <w:p w14:paraId="2521128E"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72</w:t>
            </w:r>
          </w:p>
        </w:tc>
        <w:tc>
          <w:tcPr>
            <w:tcW w:w="963" w:type="dxa"/>
            <w:shd w:val="clear" w:color="auto" w:fill="FFFFFF"/>
            <w:tcMar>
              <w:left w:w="108" w:type="dxa"/>
              <w:right w:w="108" w:type="dxa"/>
            </w:tcMar>
            <w:vAlign w:val="center"/>
          </w:tcPr>
          <w:p w14:paraId="00D191F4"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20,884</w:t>
            </w:r>
          </w:p>
        </w:tc>
        <w:tc>
          <w:tcPr>
            <w:tcW w:w="963" w:type="dxa"/>
            <w:shd w:val="clear" w:color="auto" w:fill="FFFFFF"/>
            <w:vAlign w:val="center"/>
          </w:tcPr>
          <w:p w14:paraId="02D8F23F"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156</w:t>
            </w:r>
          </w:p>
        </w:tc>
        <w:tc>
          <w:tcPr>
            <w:tcW w:w="963" w:type="dxa"/>
            <w:shd w:val="clear" w:color="auto" w:fill="FFFFFF"/>
            <w:vAlign w:val="center"/>
          </w:tcPr>
          <w:p w14:paraId="57D1FBA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22,726</w:t>
            </w:r>
          </w:p>
        </w:tc>
        <w:tc>
          <w:tcPr>
            <w:tcW w:w="963" w:type="dxa"/>
            <w:shd w:val="clear" w:color="auto" w:fill="FFFFFF"/>
            <w:vAlign w:val="center"/>
          </w:tcPr>
          <w:p w14:paraId="2DAF434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0.863</w:t>
            </w:r>
          </w:p>
        </w:tc>
        <w:tc>
          <w:tcPr>
            <w:tcW w:w="963" w:type="dxa"/>
            <w:shd w:val="clear" w:color="auto" w:fill="FFFFFF"/>
            <w:vAlign w:val="center"/>
          </w:tcPr>
          <w:p w14:paraId="37B53969"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0.906</w:t>
            </w:r>
          </w:p>
        </w:tc>
        <w:tc>
          <w:tcPr>
            <w:tcW w:w="963" w:type="dxa"/>
            <w:shd w:val="clear" w:color="auto" w:fill="FFFFFF"/>
            <w:vAlign w:val="center"/>
          </w:tcPr>
          <w:p w14:paraId="3E684E95"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2,318.72</w:t>
            </w:r>
          </w:p>
        </w:tc>
        <w:tc>
          <w:tcPr>
            <w:tcW w:w="963" w:type="dxa"/>
            <w:shd w:val="clear" w:color="auto" w:fill="FFFFFF"/>
            <w:vAlign w:val="center"/>
          </w:tcPr>
          <w:p w14:paraId="429B710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2,910.87</w:t>
            </w:r>
          </w:p>
        </w:tc>
      </w:tr>
      <w:tr w:rsidR="008F7561" w:rsidRPr="00A229AF" w14:paraId="3DF830ED" w14:textId="77777777" w:rsidTr="00A229AF">
        <w:trPr>
          <w:trHeight w:val="368"/>
          <w:jc w:val="center"/>
        </w:trPr>
        <w:tc>
          <w:tcPr>
            <w:tcW w:w="1701" w:type="dxa"/>
            <w:shd w:val="clear" w:color="auto" w:fill="FFFFFF"/>
            <w:vAlign w:val="center"/>
          </w:tcPr>
          <w:p w14:paraId="44CE9C41"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JARDIM SAO PEDRO</w:t>
            </w:r>
          </w:p>
        </w:tc>
        <w:tc>
          <w:tcPr>
            <w:tcW w:w="963" w:type="dxa"/>
            <w:shd w:val="clear" w:color="auto" w:fill="FFFFFF"/>
            <w:tcMar>
              <w:left w:w="108" w:type="dxa"/>
              <w:right w:w="108" w:type="dxa"/>
            </w:tcMar>
            <w:vAlign w:val="center"/>
          </w:tcPr>
          <w:p w14:paraId="454D4C25"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11</w:t>
            </w:r>
          </w:p>
        </w:tc>
        <w:tc>
          <w:tcPr>
            <w:tcW w:w="963" w:type="dxa"/>
            <w:shd w:val="clear" w:color="auto" w:fill="FFFFFF"/>
            <w:tcMar>
              <w:left w:w="108" w:type="dxa"/>
              <w:right w:w="108" w:type="dxa"/>
            </w:tcMar>
            <w:vAlign w:val="center"/>
          </w:tcPr>
          <w:p w14:paraId="416EFBD0"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5,510</w:t>
            </w:r>
          </w:p>
        </w:tc>
        <w:tc>
          <w:tcPr>
            <w:tcW w:w="963" w:type="dxa"/>
            <w:shd w:val="clear" w:color="auto" w:fill="FFFFFF"/>
            <w:vAlign w:val="center"/>
          </w:tcPr>
          <w:p w14:paraId="59BF2245"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38</w:t>
            </w:r>
          </w:p>
        </w:tc>
        <w:tc>
          <w:tcPr>
            <w:tcW w:w="963" w:type="dxa"/>
            <w:shd w:val="clear" w:color="auto" w:fill="FFFFFF"/>
            <w:vAlign w:val="center"/>
          </w:tcPr>
          <w:p w14:paraId="14928464"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529</w:t>
            </w:r>
          </w:p>
        </w:tc>
        <w:tc>
          <w:tcPr>
            <w:tcW w:w="963" w:type="dxa"/>
            <w:shd w:val="clear" w:color="auto" w:fill="FFFFFF"/>
            <w:vAlign w:val="center"/>
          </w:tcPr>
          <w:p w14:paraId="53EDA334"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0.835</w:t>
            </w:r>
          </w:p>
        </w:tc>
        <w:tc>
          <w:tcPr>
            <w:tcW w:w="963" w:type="dxa"/>
            <w:shd w:val="clear" w:color="auto" w:fill="FFFFFF"/>
            <w:vAlign w:val="center"/>
          </w:tcPr>
          <w:p w14:paraId="5E9AE88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0.871</w:t>
            </w:r>
          </w:p>
        </w:tc>
        <w:tc>
          <w:tcPr>
            <w:tcW w:w="963" w:type="dxa"/>
            <w:shd w:val="clear" w:color="auto" w:fill="FFFFFF"/>
            <w:vAlign w:val="center"/>
          </w:tcPr>
          <w:p w14:paraId="77D7F07D"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1,699.76</w:t>
            </w:r>
          </w:p>
        </w:tc>
        <w:tc>
          <w:tcPr>
            <w:tcW w:w="963" w:type="dxa"/>
            <w:shd w:val="clear" w:color="auto" w:fill="FFFFFF"/>
            <w:vAlign w:val="center"/>
          </w:tcPr>
          <w:p w14:paraId="3231DD0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2,028.95</w:t>
            </w:r>
          </w:p>
        </w:tc>
      </w:tr>
      <w:tr w:rsidR="008F7561" w:rsidRPr="00A229AF" w14:paraId="45E8CB1A" w14:textId="77777777" w:rsidTr="00A229AF">
        <w:trPr>
          <w:trHeight w:val="368"/>
          <w:jc w:val="center"/>
        </w:trPr>
        <w:tc>
          <w:tcPr>
            <w:tcW w:w="1701" w:type="dxa"/>
            <w:shd w:val="clear" w:color="auto" w:fill="FFFFFF"/>
            <w:vAlign w:val="center"/>
          </w:tcPr>
          <w:p w14:paraId="7579CB76"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JARDIM BOTANICO</w:t>
            </w:r>
          </w:p>
        </w:tc>
        <w:tc>
          <w:tcPr>
            <w:tcW w:w="963" w:type="dxa"/>
            <w:shd w:val="clear" w:color="auto" w:fill="FFFFFF"/>
            <w:tcMar>
              <w:left w:w="108" w:type="dxa"/>
              <w:right w:w="108" w:type="dxa"/>
            </w:tcMar>
            <w:vAlign w:val="center"/>
          </w:tcPr>
          <w:p w14:paraId="5C7F6620"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29</w:t>
            </w:r>
          </w:p>
        </w:tc>
        <w:tc>
          <w:tcPr>
            <w:tcW w:w="963" w:type="dxa"/>
            <w:shd w:val="clear" w:color="auto" w:fill="FFFFFF"/>
            <w:tcMar>
              <w:left w:w="108" w:type="dxa"/>
              <w:right w:w="108" w:type="dxa"/>
            </w:tcMar>
            <w:vAlign w:val="center"/>
          </w:tcPr>
          <w:p w14:paraId="1E7DC7FF"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11,494</w:t>
            </w:r>
          </w:p>
        </w:tc>
        <w:tc>
          <w:tcPr>
            <w:tcW w:w="963" w:type="dxa"/>
            <w:shd w:val="clear" w:color="auto" w:fill="FFFFFF"/>
            <w:vAlign w:val="center"/>
          </w:tcPr>
          <w:p w14:paraId="5A6E4A77"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78</w:t>
            </w:r>
          </w:p>
        </w:tc>
        <w:tc>
          <w:tcPr>
            <w:tcW w:w="963" w:type="dxa"/>
            <w:shd w:val="clear" w:color="auto" w:fill="FFFFFF"/>
            <w:vAlign w:val="center"/>
          </w:tcPr>
          <w:p w14:paraId="542BA659"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12,521</w:t>
            </w:r>
          </w:p>
        </w:tc>
        <w:tc>
          <w:tcPr>
            <w:tcW w:w="963" w:type="dxa"/>
            <w:shd w:val="clear" w:color="auto" w:fill="FFFFFF"/>
            <w:vAlign w:val="center"/>
          </w:tcPr>
          <w:p w14:paraId="29998C7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0.843</w:t>
            </w:r>
          </w:p>
        </w:tc>
        <w:tc>
          <w:tcPr>
            <w:tcW w:w="963" w:type="dxa"/>
            <w:shd w:val="clear" w:color="auto" w:fill="FFFFFF"/>
            <w:vAlign w:val="center"/>
          </w:tcPr>
          <w:p w14:paraId="02AF36F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0.906</w:t>
            </w:r>
          </w:p>
        </w:tc>
        <w:tc>
          <w:tcPr>
            <w:tcW w:w="963" w:type="dxa"/>
            <w:shd w:val="clear" w:color="auto" w:fill="FFFFFF"/>
            <w:vAlign w:val="center"/>
          </w:tcPr>
          <w:p w14:paraId="16DC1A8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1,994.47</w:t>
            </w:r>
          </w:p>
        </w:tc>
        <w:tc>
          <w:tcPr>
            <w:tcW w:w="963" w:type="dxa"/>
            <w:shd w:val="clear" w:color="auto" w:fill="FFFFFF"/>
            <w:vAlign w:val="center"/>
          </w:tcPr>
          <w:p w14:paraId="14F2E93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2,910.87</w:t>
            </w:r>
          </w:p>
        </w:tc>
      </w:tr>
      <w:tr w:rsidR="008F7561" w:rsidRPr="00A229AF" w14:paraId="255D7529" w14:textId="77777777" w:rsidTr="00A229AF">
        <w:trPr>
          <w:trHeight w:val="368"/>
          <w:jc w:val="center"/>
        </w:trPr>
        <w:tc>
          <w:tcPr>
            <w:tcW w:w="1701" w:type="dxa"/>
            <w:shd w:val="clear" w:color="auto" w:fill="FFFFFF"/>
            <w:vAlign w:val="center"/>
          </w:tcPr>
          <w:p w14:paraId="0EC4772B"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JARDIM CARVALHO</w:t>
            </w:r>
          </w:p>
        </w:tc>
        <w:tc>
          <w:tcPr>
            <w:tcW w:w="963" w:type="dxa"/>
            <w:shd w:val="clear" w:color="auto" w:fill="FFFFFF"/>
            <w:tcMar>
              <w:left w:w="108" w:type="dxa"/>
              <w:right w:w="108" w:type="dxa"/>
            </w:tcMar>
            <w:vAlign w:val="center"/>
          </w:tcPr>
          <w:p w14:paraId="221C747B"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16</w:t>
            </w:r>
          </w:p>
        </w:tc>
        <w:tc>
          <w:tcPr>
            <w:tcW w:w="963" w:type="dxa"/>
            <w:shd w:val="clear" w:color="auto" w:fill="FFFFFF"/>
            <w:tcMar>
              <w:left w:w="108" w:type="dxa"/>
              <w:right w:w="108" w:type="dxa"/>
            </w:tcMar>
            <w:vAlign w:val="center"/>
          </w:tcPr>
          <w:p w14:paraId="38AD4D94"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25,076</w:t>
            </w:r>
          </w:p>
        </w:tc>
        <w:tc>
          <w:tcPr>
            <w:tcW w:w="963" w:type="dxa"/>
            <w:shd w:val="clear" w:color="auto" w:fill="FFFFFF"/>
            <w:vAlign w:val="center"/>
          </w:tcPr>
          <w:p w14:paraId="6B85F7C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30</w:t>
            </w:r>
          </w:p>
        </w:tc>
        <w:tc>
          <w:tcPr>
            <w:tcW w:w="963" w:type="dxa"/>
            <w:shd w:val="clear" w:color="auto" w:fill="FFFFFF"/>
            <w:vAlign w:val="center"/>
          </w:tcPr>
          <w:p w14:paraId="0D7EDB3F"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25,323</w:t>
            </w:r>
          </w:p>
        </w:tc>
        <w:tc>
          <w:tcPr>
            <w:tcW w:w="963" w:type="dxa"/>
            <w:shd w:val="clear" w:color="auto" w:fill="FFFFFF"/>
            <w:vAlign w:val="center"/>
          </w:tcPr>
          <w:p w14:paraId="56ADA679"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0.514</w:t>
            </w:r>
          </w:p>
        </w:tc>
        <w:tc>
          <w:tcPr>
            <w:tcW w:w="963" w:type="dxa"/>
            <w:shd w:val="clear" w:color="auto" w:fill="FFFFFF"/>
            <w:vAlign w:val="center"/>
          </w:tcPr>
          <w:p w14:paraId="5ED85EB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0.654</w:t>
            </w:r>
          </w:p>
        </w:tc>
        <w:tc>
          <w:tcPr>
            <w:tcW w:w="963" w:type="dxa"/>
            <w:shd w:val="clear" w:color="auto" w:fill="FFFFFF"/>
            <w:vAlign w:val="center"/>
          </w:tcPr>
          <w:p w14:paraId="2DB5E4B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737.70</w:t>
            </w:r>
          </w:p>
        </w:tc>
        <w:tc>
          <w:tcPr>
            <w:tcW w:w="963" w:type="dxa"/>
            <w:shd w:val="clear" w:color="auto" w:fill="FFFFFF"/>
            <w:vAlign w:val="center"/>
          </w:tcPr>
          <w:p w14:paraId="3613818B"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899.92</w:t>
            </w:r>
          </w:p>
        </w:tc>
      </w:tr>
      <w:tr w:rsidR="008F7561" w:rsidRPr="00A229AF" w14:paraId="4E8AC341" w14:textId="77777777" w:rsidTr="00A229AF">
        <w:trPr>
          <w:trHeight w:val="368"/>
          <w:jc w:val="center"/>
        </w:trPr>
        <w:tc>
          <w:tcPr>
            <w:tcW w:w="1701" w:type="dxa"/>
            <w:shd w:val="clear" w:color="auto" w:fill="FFFFFF"/>
            <w:vAlign w:val="center"/>
          </w:tcPr>
          <w:p w14:paraId="0D645A33"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JARDIM DO SALSO</w:t>
            </w:r>
          </w:p>
        </w:tc>
        <w:tc>
          <w:tcPr>
            <w:tcW w:w="963" w:type="dxa"/>
            <w:shd w:val="clear" w:color="auto" w:fill="FFFFFF"/>
            <w:tcMar>
              <w:left w:w="108" w:type="dxa"/>
              <w:right w:w="108" w:type="dxa"/>
            </w:tcMar>
            <w:vAlign w:val="center"/>
          </w:tcPr>
          <w:p w14:paraId="5DE501C2"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6</w:t>
            </w:r>
          </w:p>
        </w:tc>
        <w:tc>
          <w:tcPr>
            <w:tcW w:w="963" w:type="dxa"/>
            <w:shd w:val="clear" w:color="auto" w:fill="FFFFFF"/>
            <w:tcMar>
              <w:left w:w="108" w:type="dxa"/>
              <w:right w:w="108" w:type="dxa"/>
            </w:tcMar>
            <w:vAlign w:val="center"/>
          </w:tcPr>
          <w:p w14:paraId="35816843"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3,715</w:t>
            </w:r>
          </w:p>
        </w:tc>
        <w:tc>
          <w:tcPr>
            <w:tcW w:w="963" w:type="dxa"/>
            <w:shd w:val="clear" w:color="auto" w:fill="FFFFFF"/>
            <w:vAlign w:val="center"/>
          </w:tcPr>
          <w:p w14:paraId="4089A4B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19</w:t>
            </w:r>
          </w:p>
        </w:tc>
        <w:tc>
          <w:tcPr>
            <w:tcW w:w="963" w:type="dxa"/>
            <w:shd w:val="clear" w:color="auto" w:fill="FFFFFF"/>
            <w:vAlign w:val="center"/>
          </w:tcPr>
          <w:p w14:paraId="7B7FBF5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4,405</w:t>
            </w:r>
          </w:p>
        </w:tc>
        <w:tc>
          <w:tcPr>
            <w:tcW w:w="963" w:type="dxa"/>
            <w:shd w:val="clear" w:color="auto" w:fill="FFFFFF"/>
            <w:vAlign w:val="center"/>
          </w:tcPr>
          <w:p w14:paraId="6EDB55E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0.813</w:t>
            </w:r>
          </w:p>
        </w:tc>
        <w:tc>
          <w:tcPr>
            <w:tcW w:w="963" w:type="dxa"/>
            <w:shd w:val="clear" w:color="auto" w:fill="FFFFFF"/>
            <w:vAlign w:val="center"/>
          </w:tcPr>
          <w:p w14:paraId="6F7C344B"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0.887</w:t>
            </w:r>
          </w:p>
        </w:tc>
        <w:tc>
          <w:tcPr>
            <w:tcW w:w="963" w:type="dxa"/>
            <w:shd w:val="clear" w:color="auto" w:fill="FFFFFF"/>
            <w:vAlign w:val="center"/>
          </w:tcPr>
          <w:p w14:paraId="0AEF214D"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2,122.60</w:t>
            </w:r>
          </w:p>
        </w:tc>
        <w:tc>
          <w:tcPr>
            <w:tcW w:w="963" w:type="dxa"/>
            <w:shd w:val="clear" w:color="auto" w:fill="FFFFFF"/>
            <w:vAlign w:val="center"/>
          </w:tcPr>
          <w:p w14:paraId="12DD4AC9"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3,591.85</w:t>
            </w:r>
          </w:p>
        </w:tc>
      </w:tr>
      <w:tr w:rsidR="008F7561" w:rsidRPr="00A229AF" w14:paraId="5BC75E23" w14:textId="77777777" w:rsidTr="00A229AF">
        <w:trPr>
          <w:trHeight w:val="368"/>
          <w:jc w:val="center"/>
        </w:trPr>
        <w:tc>
          <w:tcPr>
            <w:tcW w:w="1701" w:type="dxa"/>
            <w:shd w:val="clear" w:color="auto" w:fill="FFFFFF"/>
            <w:vAlign w:val="center"/>
          </w:tcPr>
          <w:p w14:paraId="3C718455" w14:textId="77777777" w:rsidR="008F7561" w:rsidRPr="00A229AF" w:rsidRDefault="008F7561" w:rsidP="00AD3262">
            <w:pPr>
              <w:spacing w:line="240" w:lineRule="auto"/>
              <w:ind w:left="100" w:right="100"/>
              <w:rPr>
                <w:rFonts w:ascii="Times New Roman" w:hAnsi="Times New Roman" w:cs="Times New Roman"/>
                <w:sz w:val="16"/>
                <w:szCs w:val="16"/>
                <w:highlight w:val="yellow"/>
              </w:rPr>
            </w:pPr>
            <w:r w:rsidRPr="00A229AF">
              <w:rPr>
                <w:rFonts w:ascii="Times New Roman" w:hAnsi="Times New Roman" w:cs="Times New Roman"/>
                <w:color w:val="000000"/>
                <w:sz w:val="16"/>
                <w:szCs w:val="16"/>
              </w:rPr>
              <w:t>JARDIM FLORESTA</w:t>
            </w:r>
          </w:p>
        </w:tc>
        <w:tc>
          <w:tcPr>
            <w:tcW w:w="963" w:type="dxa"/>
            <w:shd w:val="clear" w:color="auto" w:fill="FFFFFF"/>
            <w:tcMar>
              <w:left w:w="108" w:type="dxa"/>
              <w:right w:w="108" w:type="dxa"/>
            </w:tcMar>
            <w:vAlign w:val="center"/>
          </w:tcPr>
          <w:p w14:paraId="69EE840C"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7</w:t>
            </w:r>
          </w:p>
        </w:tc>
        <w:tc>
          <w:tcPr>
            <w:tcW w:w="963" w:type="dxa"/>
            <w:shd w:val="clear" w:color="auto" w:fill="FFFFFF"/>
            <w:tcMar>
              <w:left w:w="108" w:type="dxa"/>
              <w:right w:w="108" w:type="dxa"/>
            </w:tcMar>
            <w:vAlign w:val="center"/>
          </w:tcPr>
          <w:p w14:paraId="7E4CB206"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4,078</w:t>
            </w:r>
          </w:p>
        </w:tc>
        <w:tc>
          <w:tcPr>
            <w:tcW w:w="963" w:type="dxa"/>
            <w:shd w:val="clear" w:color="auto" w:fill="FFFFFF"/>
            <w:vAlign w:val="center"/>
          </w:tcPr>
          <w:p w14:paraId="5F567F12"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23</w:t>
            </w:r>
          </w:p>
        </w:tc>
        <w:tc>
          <w:tcPr>
            <w:tcW w:w="963" w:type="dxa"/>
            <w:shd w:val="clear" w:color="auto" w:fill="FFFFFF"/>
            <w:vAlign w:val="center"/>
          </w:tcPr>
          <w:p w14:paraId="1455CF27"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3,499</w:t>
            </w:r>
          </w:p>
        </w:tc>
        <w:tc>
          <w:tcPr>
            <w:tcW w:w="963" w:type="dxa"/>
            <w:shd w:val="clear" w:color="auto" w:fill="FFFFFF"/>
            <w:vAlign w:val="center"/>
          </w:tcPr>
          <w:p w14:paraId="3AF8B714"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0.669</w:t>
            </w:r>
          </w:p>
        </w:tc>
        <w:tc>
          <w:tcPr>
            <w:tcW w:w="963" w:type="dxa"/>
            <w:shd w:val="clear" w:color="auto" w:fill="FFFFFF"/>
            <w:vAlign w:val="center"/>
          </w:tcPr>
          <w:p w14:paraId="72943EAC"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0.736</w:t>
            </w:r>
          </w:p>
        </w:tc>
        <w:tc>
          <w:tcPr>
            <w:tcW w:w="963" w:type="dxa"/>
            <w:shd w:val="clear" w:color="auto" w:fill="FFFFFF"/>
            <w:vAlign w:val="center"/>
          </w:tcPr>
          <w:p w14:paraId="3C354678"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981.57</w:t>
            </w:r>
          </w:p>
        </w:tc>
        <w:tc>
          <w:tcPr>
            <w:tcW w:w="963" w:type="dxa"/>
            <w:shd w:val="clear" w:color="auto" w:fill="FFFFFF"/>
            <w:vAlign w:val="center"/>
          </w:tcPr>
          <w:p w14:paraId="62DD3857"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1,244.93</w:t>
            </w:r>
          </w:p>
        </w:tc>
      </w:tr>
      <w:tr w:rsidR="008F7561" w:rsidRPr="00A229AF" w14:paraId="794D22AD" w14:textId="77777777" w:rsidTr="00A229AF">
        <w:trPr>
          <w:trHeight w:val="368"/>
          <w:jc w:val="center"/>
        </w:trPr>
        <w:tc>
          <w:tcPr>
            <w:tcW w:w="1701" w:type="dxa"/>
            <w:shd w:val="clear" w:color="auto" w:fill="FFFFFF"/>
            <w:vAlign w:val="center"/>
          </w:tcPr>
          <w:p w14:paraId="0A733A36"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JARDIM ITU</w:t>
            </w:r>
          </w:p>
        </w:tc>
        <w:tc>
          <w:tcPr>
            <w:tcW w:w="963" w:type="dxa"/>
            <w:shd w:val="clear" w:color="auto" w:fill="FFFFFF"/>
            <w:tcMar>
              <w:left w:w="108" w:type="dxa"/>
              <w:right w:w="108" w:type="dxa"/>
            </w:tcMar>
            <w:vAlign w:val="center"/>
          </w:tcPr>
          <w:p w14:paraId="018CE6C3"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11</w:t>
            </w:r>
          </w:p>
        </w:tc>
        <w:tc>
          <w:tcPr>
            <w:tcW w:w="963" w:type="dxa"/>
            <w:shd w:val="clear" w:color="auto" w:fill="FFFFFF"/>
            <w:tcMar>
              <w:left w:w="108" w:type="dxa"/>
              <w:right w:w="108" w:type="dxa"/>
            </w:tcMar>
            <w:vAlign w:val="center"/>
          </w:tcPr>
          <w:p w14:paraId="157D82B6"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7,569</w:t>
            </w:r>
          </w:p>
        </w:tc>
        <w:tc>
          <w:tcPr>
            <w:tcW w:w="963" w:type="dxa"/>
            <w:shd w:val="clear" w:color="auto" w:fill="FFFFFF"/>
            <w:vAlign w:val="center"/>
          </w:tcPr>
          <w:p w14:paraId="0B0C389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25</w:t>
            </w:r>
          </w:p>
        </w:tc>
        <w:tc>
          <w:tcPr>
            <w:tcW w:w="963" w:type="dxa"/>
            <w:shd w:val="clear" w:color="auto" w:fill="FFFFFF"/>
            <w:vAlign w:val="center"/>
          </w:tcPr>
          <w:p w14:paraId="6EE4C2B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8,325</w:t>
            </w:r>
          </w:p>
        </w:tc>
        <w:tc>
          <w:tcPr>
            <w:tcW w:w="963" w:type="dxa"/>
            <w:shd w:val="clear" w:color="auto" w:fill="FFFFFF"/>
            <w:vAlign w:val="center"/>
          </w:tcPr>
          <w:p w14:paraId="590F3A0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0.708</w:t>
            </w:r>
          </w:p>
        </w:tc>
        <w:tc>
          <w:tcPr>
            <w:tcW w:w="963" w:type="dxa"/>
            <w:shd w:val="clear" w:color="auto" w:fill="FFFFFF"/>
            <w:vAlign w:val="center"/>
          </w:tcPr>
          <w:p w14:paraId="38327969"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0.817</w:t>
            </w:r>
          </w:p>
        </w:tc>
        <w:tc>
          <w:tcPr>
            <w:tcW w:w="963" w:type="dxa"/>
            <w:shd w:val="clear" w:color="auto" w:fill="FFFFFF"/>
            <w:vAlign w:val="center"/>
          </w:tcPr>
          <w:p w14:paraId="03687A94"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837.05</w:t>
            </w:r>
          </w:p>
        </w:tc>
        <w:tc>
          <w:tcPr>
            <w:tcW w:w="963" w:type="dxa"/>
            <w:shd w:val="clear" w:color="auto" w:fill="FFFFFF"/>
            <w:vAlign w:val="center"/>
          </w:tcPr>
          <w:p w14:paraId="5A33338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1,244.93</w:t>
            </w:r>
          </w:p>
        </w:tc>
      </w:tr>
      <w:tr w:rsidR="008F7561" w:rsidRPr="00A229AF" w14:paraId="036A2062" w14:textId="77777777" w:rsidTr="00A229AF">
        <w:trPr>
          <w:trHeight w:val="368"/>
          <w:jc w:val="center"/>
        </w:trPr>
        <w:tc>
          <w:tcPr>
            <w:tcW w:w="1701" w:type="dxa"/>
            <w:shd w:val="clear" w:color="auto" w:fill="FFFFFF"/>
            <w:vAlign w:val="center"/>
          </w:tcPr>
          <w:p w14:paraId="1F38361E"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JARDIM LINDOIA</w:t>
            </w:r>
          </w:p>
        </w:tc>
        <w:tc>
          <w:tcPr>
            <w:tcW w:w="963" w:type="dxa"/>
            <w:shd w:val="clear" w:color="auto" w:fill="FFFFFF"/>
            <w:tcMar>
              <w:left w:w="108" w:type="dxa"/>
              <w:right w:w="108" w:type="dxa"/>
            </w:tcMar>
            <w:vAlign w:val="center"/>
          </w:tcPr>
          <w:p w14:paraId="4A80ECB2"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30</w:t>
            </w:r>
          </w:p>
        </w:tc>
        <w:tc>
          <w:tcPr>
            <w:tcW w:w="963" w:type="dxa"/>
            <w:shd w:val="clear" w:color="auto" w:fill="FFFFFF"/>
            <w:tcMar>
              <w:left w:w="108" w:type="dxa"/>
              <w:right w:w="108" w:type="dxa"/>
            </w:tcMar>
            <w:vAlign w:val="center"/>
          </w:tcPr>
          <w:p w14:paraId="4F0553A9"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7,932</w:t>
            </w:r>
          </w:p>
        </w:tc>
        <w:tc>
          <w:tcPr>
            <w:tcW w:w="963" w:type="dxa"/>
            <w:shd w:val="clear" w:color="auto" w:fill="FFFFFF"/>
            <w:vAlign w:val="center"/>
          </w:tcPr>
          <w:p w14:paraId="1A6762E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55</w:t>
            </w:r>
          </w:p>
        </w:tc>
        <w:tc>
          <w:tcPr>
            <w:tcW w:w="963" w:type="dxa"/>
            <w:shd w:val="clear" w:color="auto" w:fill="FFFFFF"/>
            <w:vAlign w:val="center"/>
          </w:tcPr>
          <w:p w14:paraId="0B4ABA2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8,071</w:t>
            </w:r>
          </w:p>
        </w:tc>
        <w:tc>
          <w:tcPr>
            <w:tcW w:w="963" w:type="dxa"/>
            <w:shd w:val="clear" w:color="auto" w:fill="FFFFFF"/>
            <w:vAlign w:val="center"/>
          </w:tcPr>
          <w:p w14:paraId="4CD30E8D"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0.910</w:t>
            </w:r>
          </w:p>
        </w:tc>
        <w:tc>
          <w:tcPr>
            <w:tcW w:w="963" w:type="dxa"/>
            <w:shd w:val="clear" w:color="auto" w:fill="FFFFFF"/>
            <w:vAlign w:val="center"/>
          </w:tcPr>
          <w:p w14:paraId="57E2288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0.927</w:t>
            </w:r>
          </w:p>
        </w:tc>
        <w:tc>
          <w:tcPr>
            <w:tcW w:w="963" w:type="dxa"/>
            <w:shd w:val="clear" w:color="auto" w:fill="FFFFFF"/>
            <w:vAlign w:val="center"/>
          </w:tcPr>
          <w:p w14:paraId="1A391C02"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2,932.18</w:t>
            </w:r>
          </w:p>
        </w:tc>
        <w:tc>
          <w:tcPr>
            <w:tcW w:w="963" w:type="dxa"/>
            <w:shd w:val="clear" w:color="auto" w:fill="FFFFFF"/>
            <w:vAlign w:val="center"/>
          </w:tcPr>
          <w:p w14:paraId="1BF43A37"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3,417.25</w:t>
            </w:r>
          </w:p>
        </w:tc>
      </w:tr>
      <w:tr w:rsidR="008F7561" w:rsidRPr="00A229AF" w14:paraId="26747982" w14:textId="77777777" w:rsidTr="00A229AF">
        <w:trPr>
          <w:trHeight w:val="368"/>
          <w:jc w:val="center"/>
        </w:trPr>
        <w:tc>
          <w:tcPr>
            <w:tcW w:w="1701" w:type="dxa"/>
            <w:shd w:val="clear" w:color="auto" w:fill="FFFFFF"/>
            <w:vAlign w:val="center"/>
          </w:tcPr>
          <w:p w14:paraId="1968FF42"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JARDIM SABARA</w:t>
            </w:r>
          </w:p>
        </w:tc>
        <w:tc>
          <w:tcPr>
            <w:tcW w:w="963" w:type="dxa"/>
            <w:shd w:val="clear" w:color="auto" w:fill="FFFFFF"/>
            <w:tcMar>
              <w:left w:w="108" w:type="dxa"/>
              <w:right w:w="108" w:type="dxa"/>
            </w:tcMar>
            <w:vAlign w:val="center"/>
          </w:tcPr>
          <w:p w14:paraId="6C154E88"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16</w:t>
            </w:r>
          </w:p>
        </w:tc>
        <w:tc>
          <w:tcPr>
            <w:tcW w:w="963" w:type="dxa"/>
            <w:shd w:val="clear" w:color="auto" w:fill="FFFFFF"/>
            <w:tcMar>
              <w:left w:w="108" w:type="dxa"/>
              <w:right w:w="108" w:type="dxa"/>
            </w:tcMar>
            <w:vAlign w:val="center"/>
          </w:tcPr>
          <w:p w14:paraId="0872A328"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14,785</w:t>
            </w:r>
          </w:p>
        </w:tc>
        <w:tc>
          <w:tcPr>
            <w:tcW w:w="963" w:type="dxa"/>
            <w:shd w:val="clear" w:color="auto" w:fill="FFFFFF"/>
            <w:vAlign w:val="center"/>
          </w:tcPr>
          <w:p w14:paraId="30E9F0CD"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36</w:t>
            </w:r>
          </w:p>
        </w:tc>
        <w:tc>
          <w:tcPr>
            <w:tcW w:w="963" w:type="dxa"/>
            <w:shd w:val="clear" w:color="auto" w:fill="FFFFFF"/>
            <w:vAlign w:val="center"/>
          </w:tcPr>
          <w:p w14:paraId="19C7B5F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13,471</w:t>
            </w:r>
          </w:p>
        </w:tc>
        <w:tc>
          <w:tcPr>
            <w:tcW w:w="963" w:type="dxa"/>
            <w:shd w:val="clear" w:color="auto" w:fill="FFFFFF"/>
            <w:vAlign w:val="center"/>
          </w:tcPr>
          <w:p w14:paraId="1D9BFE1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0.780</w:t>
            </w:r>
          </w:p>
        </w:tc>
        <w:tc>
          <w:tcPr>
            <w:tcW w:w="963" w:type="dxa"/>
            <w:shd w:val="clear" w:color="auto" w:fill="FFFFFF"/>
            <w:vAlign w:val="center"/>
          </w:tcPr>
          <w:p w14:paraId="046EEDBB"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0.846</w:t>
            </w:r>
          </w:p>
        </w:tc>
        <w:tc>
          <w:tcPr>
            <w:tcW w:w="963" w:type="dxa"/>
            <w:shd w:val="clear" w:color="auto" w:fill="FFFFFF"/>
            <w:vAlign w:val="center"/>
          </w:tcPr>
          <w:p w14:paraId="2EA2D5B5"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1,163.23</w:t>
            </w:r>
          </w:p>
        </w:tc>
        <w:tc>
          <w:tcPr>
            <w:tcW w:w="963" w:type="dxa"/>
            <w:shd w:val="clear" w:color="auto" w:fill="FFFFFF"/>
            <w:vAlign w:val="center"/>
          </w:tcPr>
          <w:p w14:paraId="37ED522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1,515.14</w:t>
            </w:r>
          </w:p>
        </w:tc>
      </w:tr>
      <w:tr w:rsidR="008F7561" w:rsidRPr="00A229AF" w14:paraId="6CBB8E77" w14:textId="77777777" w:rsidTr="00A229AF">
        <w:trPr>
          <w:trHeight w:val="368"/>
          <w:jc w:val="center"/>
        </w:trPr>
        <w:tc>
          <w:tcPr>
            <w:tcW w:w="1701" w:type="dxa"/>
            <w:shd w:val="clear" w:color="auto" w:fill="FFFFFF"/>
            <w:vAlign w:val="center"/>
          </w:tcPr>
          <w:p w14:paraId="5D662892"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LAGEADO</w:t>
            </w:r>
          </w:p>
        </w:tc>
        <w:tc>
          <w:tcPr>
            <w:tcW w:w="963" w:type="dxa"/>
            <w:shd w:val="clear" w:color="auto" w:fill="FFFFFF"/>
            <w:tcMar>
              <w:left w:w="108" w:type="dxa"/>
              <w:right w:w="108" w:type="dxa"/>
            </w:tcMar>
            <w:vAlign w:val="center"/>
          </w:tcPr>
          <w:p w14:paraId="332F59A8"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w:t>
            </w:r>
          </w:p>
        </w:tc>
        <w:tc>
          <w:tcPr>
            <w:tcW w:w="963" w:type="dxa"/>
            <w:shd w:val="clear" w:color="auto" w:fill="FFFFFF"/>
            <w:tcMar>
              <w:left w:w="108" w:type="dxa"/>
              <w:right w:w="108" w:type="dxa"/>
            </w:tcMar>
            <w:vAlign w:val="center"/>
          </w:tcPr>
          <w:p w14:paraId="3A8F5C19"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6,476</w:t>
            </w:r>
          </w:p>
        </w:tc>
        <w:tc>
          <w:tcPr>
            <w:tcW w:w="963" w:type="dxa"/>
            <w:shd w:val="clear" w:color="auto" w:fill="FFFFFF"/>
            <w:vAlign w:val="center"/>
          </w:tcPr>
          <w:p w14:paraId="28CCEB4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w:t>
            </w:r>
          </w:p>
        </w:tc>
        <w:tc>
          <w:tcPr>
            <w:tcW w:w="963" w:type="dxa"/>
            <w:shd w:val="clear" w:color="auto" w:fill="FFFFFF"/>
            <w:vAlign w:val="center"/>
          </w:tcPr>
          <w:p w14:paraId="586B8FA2"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7,885</w:t>
            </w:r>
          </w:p>
        </w:tc>
        <w:tc>
          <w:tcPr>
            <w:tcW w:w="963" w:type="dxa"/>
            <w:shd w:val="clear" w:color="auto" w:fill="FFFFFF"/>
            <w:vAlign w:val="center"/>
          </w:tcPr>
          <w:p w14:paraId="31722F9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0.629</w:t>
            </w:r>
          </w:p>
        </w:tc>
        <w:tc>
          <w:tcPr>
            <w:tcW w:w="963" w:type="dxa"/>
            <w:shd w:val="clear" w:color="auto" w:fill="FFFFFF"/>
            <w:vAlign w:val="center"/>
          </w:tcPr>
          <w:p w14:paraId="04978ED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0.681</w:t>
            </w:r>
          </w:p>
        </w:tc>
        <w:tc>
          <w:tcPr>
            <w:tcW w:w="963" w:type="dxa"/>
            <w:shd w:val="clear" w:color="auto" w:fill="FFFFFF"/>
            <w:vAlign w:val="center"/>
          </w:tcPr>
          <w:p w14:paraId="45508F2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527.06</w:t>
            </w:r>
          </w:p>
        </w:tc>
        <w:tc>
          <w:tcPr>
            <w:tcW w:w="963" w:type="dxa"/>
            <w:shd w:val="clear" w:color="auto" w:fill="FFFFFF"/>
            <w:vAlign w:val="center"/>
          </w:tcPr>
          <w:p w14:paraId="3E91717D"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610.25</w:t>
            </w:r>
          </w:p>
        </w:tc>
      </w:tr>
      <w:tr w:rsidR="008F7561" w:rsidRPr="00A229AF" w14:paraId="357145FC" w14:textId="77777777" w:rsidTr="00A229AF">
        <w:trPr>
          <w:trHeight w:val="368"/>
          <w:jc w:val="center"/>
        </w:trPr>
        <w:tc>
          <w:tcPr>
            <w:tcW w:w="1701" w:type="dxa"/>
            <w:shd w:val="clear" w:color="auto" w:fill="FFFFFF"/>
            <w:vAlign w:val="center"/>
          </w:tcPr>
          <w:p w14:paraId="72556510" w14:textId="77777777" w:rsidR="008F7561" w:rsidRPr="00A229AF" w:rsidRDefault="008F7561" w:rsidP="00AD3262">
            <w:pPr>
              <w:spacing w:line="240" w:lineRule="auto"/>
              <w:ind w:left="100" w:right="100"/>
              <w:rPr>
                <w:rFonts w:ascii="Times New Roman" w:hAnsi="Times New Roman" w:cs="Times New Roman"/>
                <w:sz w:val="16"/>
                <w:szCs w:val="16"/>
                <w:highlight w:val="yellow"/>
              </w:rPr>
            </w:pPr>
            <w:r w:rsidRPr="00A229AF">
              <w:rPr>
                <w:rFonts w:ascii="Times New Roman" w:hAnsi="Times New Roman" w:cs="Times New Roman"/>
                <w:color w:val="000000"/>
                <w:sz w:val="16"/>
                <w:szCs w:val="16"/>
              </w:rPr>
              <w:t>LAMI</w:t>
            </w:r>
          </w:p>
        </w:tc>
        <w:tc>
          <w:tcPr>
            <w:tcW w:w="963" w:type="dxa"/>
            <w:shd w:val="clear" w:color="auto" w:fill="FFFFFF"/>
            <w:tcMar>
              <w:left w:w="108" w:type="dxa"/>
              <w:right w:w="108" w:type="dxa"/>
            </w:tcMar>
            <w:vAlign w:val="center"/>
          </w:tcPr>
          <w:p w14:paraId="5112FE23"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6</w:t>
            </w:r>
          </w:p>
        </w:tc>
        <w:tc>
          <w:tcPr>
            <w:tcW w:w="963" w:type="dxa"/>
            <w:shd w:val="clear" w:color="auto" w:fill="FFFFFF"/>
            <w:tcMar>
              <w:left w:w="108" w:type="dxa"/>
              <w:right w:w="108" w:type="dxa"/>
            </w:tcMar>
            <w:vAlign w:val="center"/>
          </w:tcPr>
          <w:p w14:paraId="60AC7122"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3,493</w:t>
            </w:r>
          </w:p>
        </w:tc>
        <w:tc>
          <w:tcPr>
            <w:tcW w:w="963" w:type="dxa"/>
            <w:shd w:val="clear" w:color="auto" w:fill="FFFFFF"/>
            <w:vAlign w:val="center"/>
          </w:tcPr>
          <w:p w14:paraId="527D1F2F"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7</w:t>
            </w:r>
          </w:p>
        </w:tc>
        <w:tc>
          <w:tcPr>
            <w:tcW w:w="963" w:type="dxa"/>
            <w:shd w:val="clear" w:color="auto" w:fill="FFFFFF"/>
            <w:vAlign w:val="center"/>
          </w:tcPr>
          <w:p w14:paraId="25223541"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4,642</w:t>
            </w:r>
          </w:p>
        </w:tc>
        <w:tc>
          <w:tcPr>
            <w:tcW w:w="963" w:type="dxa"/>
            <w:shd w:val="clear" w:color="auto" w:fill="FFFFFF"/>
            <w:vAlign w:val="center"/>
          </w:tcPr>
          <w:p w14:paraId="2C61B6A9"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0.539</w:t>
            </w:r>
          </w:p>
        </w:tc>
        <w:tc>
          <w:tcPr>
            <w:tcW w:w="963" w:type="dxa"/>
            <w:shd w:val="clear" w:color="auto" w:fill="FFFFFF"/>
            <w:vAlign w:val="center"/>
          </w:tcPr>
          <w:p w14:paraId="3BA94624"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0.654</w:t>
            </w:r>
          </w:p>
        </w:tc>
        <w:tc>
          <w:tcPr>
            <w:tcW w:w="963" w:type="dxa"/>
            <w:shd w:val="clear" w:color="auto" w:fill="FFFFFF"/>
            <w:vAlign w:val="center"/>
          </w:tcPr>
          <w:p w14:paraId="67F49743"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369.82</w:t>
            </w:r>
          </w:p>
        </w:tc>
        <w:tc>
          <w:tcPr>
            <w:tcW w:w="963" w:type="dxa"/>
            <w:shd w:val="clear" w:color="auto" w:fill="FFFFFF"/>
            <w:vAlign w:val="center"/>
          </w:tcPr>
          <w:p w14:paraId="2D5BCA6B"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544.22</w:t>
            </w:r>
          </w:p>
        </w:tc>
      </w:tr>
      <w:tr w:rsidR="008F7561" w:rsidRPr="00A229AF" w14:paraId="4CCA2497" w14:textId="77777777" w:rsidTr="00A229AF">
        <w:trPr>
          <w:trHeight w:val="368"/>
          <w:jc w:val="center"/>
        </w:trPr>
        <w:tc>
          <w:tcPr>
            <w:tcW w:w="1701" w:type="dxa"/>
            <w:shd w:val="clear" w:color="auto" w:fill="FFFFFF"/>
            <w:vAlign w:val="center"/>
          </w:tcPr>
          <w:p w14:paraId="5596A997"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LOMBA DO PINHEIRO</w:t>
            </w:r>
          </w:p>
        </w:tc>
        <w:tc>
          <w:tcPr>
            <w:tcW w:w="963" w:type="dxa"/>
            <w:shd w:val="clear" w:color="auto" w:fill="FFFFFF"/>
            <w:tcMar>
              <w:left w:w="108" w:type="dxa"/>
              <w:right w:w="108" w:type="dxa"/>
            </w:tcMar>
            <w:vAlign w:val="center"/>
          </w:tcPr>
          <w:p w14:paraId="0FF4E5EB"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12</w:t>
            </w:r>
          </w:p>
        </w:tc>
        <w:tc>
          <w:tcPr>
            <w:tcW w:w="963" w:type="dxa"/>
            <w:shd w:val="clear" w:color="auto" w:fill="FFFFFF"/>
            <w:tcMar>
              <w:left w:w="108" w:type="dxa"/>
              <w:right w:w="108" w:type="dxa"/>
            </w:tcMar>
            <w:vAlign w:val="center"/>
          </w:tcPr>
          <w:p w14:paraId="4125169A"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42,653</w:t>
            </w:r>
          </w:p>
        </w:tc>
        <w:tc>
          <w:tcPr>
            <w:tcW w:w="963" w:type="dxa"/>
            <w:shd w:val="clear" w:color="auto" w:fill="FFFFFF"/>
            <w:vAlign w:val="center"/>
          </w:tcPr>
          <w:p w14:paraId="46E0EE8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34</w:t>
            </w:r>
          </w:p>
        </w:tc>
        <w:tc>
          <w:tcPr>
            <w:tcW w:w="963" w:type="dxa"/>
            <w:shd w:val="clear" w:color="auto" w:fill="FFFFFF"/>
            <w:vAlign w:val="center"/>
          </w:tcPr>
          <w:p w14:paraId="3E2CAAE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48,498</w:t>
            </w:r>
          </w:p>
        </w:tc>
        <w:tc>
          <w:tcPr>
            <w:tcW w:w="963" w:type="dxa"/>
            <w:shd w:val="clear" w:color="auto" w:fill="FFFFFF"/>
            <w:vAlign w:val="center"/>
          </w:tcPr>
          <w:p w14:paraId="52A560A5"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0.615</w:t>
            </w:r>
          </w:p>
        </w:tc>
        <w:tc>
          <w:tcPr>
            <w:tcW w:w="963" w:type="dxa"/>
            <w:shd w:val="clear" w:color="auto" w:fill="FFFFFF"/>
            <w:vAlign w:val="center"/>
          </w:tcPr>
          <w:p w14:paraId="2D79760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0.714</w:t>
            </w:r>
          </w:p>
        </w:tc>
        <w:tc>
          <w:tcPr>
            <w:tcW w:w="963" w:type="dxa"/>
            <w:shd w:val="clear" w:color="auto" w:fill="FFFFFF"/>
            <w:vAlign w:val="center"/>
          </w:tcPr>
          <w:p w14:paraId="27B1CD7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498.14</w:t>
            </w:r>
          </w:p>
        </w:tc>
        <w:tc>
          <w:tcPr>
            <w:tcW w:w="963" w:type="dxa"/>
            <w:shd w:val="clear" w:color="auto" w:fill="FFFFFF"/>
            <w:vAlign w:val="center"/>
          </w:tcPr>
          <w:p w14:paraId="6B23859F"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727.62</w:t>
            </w:r>
          </w:p>
        </w:tc>
      </w:tr>
      <w:tr w:rsidR="008F7561" w:rsidRPr="00A229AF" w14:paraId="5DE4347B" w14:textId="77777777" w:rsidTr="00A229AF">
        <w:trPr>
          <w:trHeight w:val="368"/>
          <w:jc w:val="center"/>
        </w:trPr>
        <w:tc>
          <w:tcPr>
            <w:tcW w:w="1701" w:type="dxa"/>
            <w:shd w:val="clear" w:color="auto" w:fill="FFFFFF"/>
            <w:vAlign w:val="center"/>
          </w:tcPr>
          <w:p w14:paraId="01EA8A34" w14:textId="77777777" w:rsidR="008F7561" w:rsidRPr="00A229AF" w:rsidRDefault="008F7561" w:rsidP="00AD3262">
            <w:pPr>
              <w:spacing w:line="240" w:lineRule="auto"/>
              <w:ind w:left="100" w:right="100"/>
              <w:rPr>
                <w:rFonts w:ascii="Times New Roman" w:hAnsi="Times New Roman" w:cs="Times New Roman"/>
                <w:color w:val="FF0000"/>
                <w:sz w:val="16"/>
                <w:szCs w:val="16"/>
                <w:highlight w:val="yellow"/>
              </w:rPr>
            </w:pPr>
            <w:r w:rsidRPr="00A229AF">
              <w:rPr>
                <w:rFonts w:ascii="Times New Roman" w:hAnsi="Times New Roman" w:cs="Times New Roman"/>
                <w:color w:val="000000"/>
                <w:sz w:val="16"/>
                <w:szCs w:val="16"/>
              </w:rPr>
              <w:t>MARIO QUINTANA</w:t>
            </w:r>
          </w:p>
        </w:tc>
        <w:tc>
          <w:tcPr>
            <w:tcW w:w="963" w:type="dxa"/>
            <w:shd w:val="clear" w:color="auto" w:fill="FFFFFF"/>
            <w:tcMar>
              <w:left w:w="108" w:type="dxa"/>
              <w:right w:w="108" w:type="dxa"/>
            </w:tcMar>
            <w:vAlign w:val="center"/>
          </w:tcPr>
          <w:p w14:paraId="1DC49C19"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8</w:t>
            </w:r>
          </w:p>
        </w:tc>
        <w:tc>
          <w:tcPr>
            <w:tcW w:w="963" w:type="dxa"/>
            <w:shd w:val="clear" w:color="auto" w:fill="FFFFFF"/>
            <w:tcMar>
              <w:left w:w="108" w:type="dxa"/>
              <w:right w:w="108" w:type="dxa"/>
            </w:tcMar>
            <w:vAlign w:val="center"/>
          </w:tcPr>
          <w:p w14:paraId="1AA52F32"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29,066</w:t>
            </w:r>
          </w:p>
        </w:tc>
        <w:tc>
          <w:tcPr>
            <w:tcW w:w="963" w:type="dxa"/>
            <w:shd w:val="clear" w:color="auto" w:fill="FFFFFF"/>
            <w:vAlign w:val="center"/>
          </w:tcPr>
          <w:p w14:paraId="4E105FEA"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16</w:t>
            </w:r>
          </w:p>
        </w:tc>
        <w:tc>
          <w:tcPr>
            <w:tcW w:w="963" w:type="dxa"/>
            <w:shd w:val="clear" w:color="auto" w:fill="FFFFFF"/>
            <w:vAlign w:val="center"/>
          </w:tcPr>
          <w:p w14:paraId="653C6A2C"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37,234</w:t>
            </w:r>
          </w:p>
        </w:tc>
        <w:tc>
          <w:tcPr>
            <w:tcW w:w="963" w:type="dxa"/>
            <w:shd w:val="clear" w:color="auto" w:fill="FFFFFF"/>
            <w:vAlign w:val="center"/>
          </w:tcPr>
          <w:p w14:paraId="59C215D7"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0.453</w:t>
            </w:r>
          </w:p>
        </w:tc>
        <w:tc>
          <w:tcPr>
            <w:tcW w:w="963" w:type="dxa"/>
            <w:shd w:val="clear" w:color="auto" w:fill="FFFFFF"/>
            <w:vAlign w:val="center"/>
          </w:tcPr>
          <w:p w14:paraId="05CCBC9D"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0.593</w:t>
            </w:r>
          </w:p>
        </w:tc>
        <w:tc>
          <w:tcPr>
            <w:tcW w:w="963" w:type="dxa"/>
            <w:shd w:val="clear" w:color="auto" w:fill="FFFFFF"/>
            <w:vAlign w:val="center"/>
          </w:tcPr>
          <w:p w14:paraId="1A6C8EE8"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448.29</w:t>
            </w:r>
          </w:p>
        </w:tc>
        <w:tc>
          <w:tcPr>
            <w:tcW w:w="963" w:type="dxa"/>
            <w:shd w:val="clear" w:color="auto" w:fill="FFFFFF"/>
            <w:vAlign w:val="center"/>
          </w:tcPr>
          <w:p w14:paraId="51B312C7"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610.25</w:t>
            </w:r>
          </w:p>
        </w:tc>
      </w:tr>
      <w:tr w:rsidR="008F7561" w:rsidRPr="00A229AF" w14:paraId="12661EA6" w14:textId="77777777" w:rsidTr="00A229AF">
        <w:trPr>
          <w:trHeight w:val="368"/>
          <w:jc w:val="center"/>
        </w:trPr>
        <w:tc>
          <w:tcPr>
            <w:tcW w:w="1701" w:type="dxa"/>
            <w:shd w:val="clear" w:color="auto" w:fill="FFFFFF"/>
            <w:vAlign w:val="center"/>
          </w:tcPr>
          <w:p w14:paraId="16BE4ADF"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MEDIANEIRA</w:t>
            </w:r>
          </w:p>
        </w:tc>
        <w:tc>
          <w:tcPr>
            <w:tcW w:w="963" w:type="dxa"/>
            <w:shd w:val="clear" w:color="auto" w:fill="FFFFFF"/>
            <w:tcMar>
              <w:left w:w="108" w:type="dxa"/>
              <w:right w:w="108" w:type="dxa"/>
            </w:tcMar>
            <w:vAlign w:val="center"/>
          </w:tcPr>
          <w:p w14:paraId="1D4B0DFA"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18</w:t>
            </w:r>
          </w:p>
        </w:tc>
        <w:tc>
          <w:tcPr>
            <w:tcW w:w="963" w:type="dxa"/>
            <w:shd w:val="clear" w:color="auto" w:fill="FFFFFF"/>
            <w:tcMar>
              <w:left w:w="108" w:type="dxa"/>
              <w:right w:w="108" w:type="dxa"/>
            </w:tcMar>
            <w:vAlign w:val="center"/>
          </w:tcPr>
          <w:p w14:paraId="6363F5CD"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10,663</w:t>
            </w:r>
          </w:p>
        </w:tc>
        <w:tc>
          <w:tcPr>
            <w:tcW w:w="963" w:type="dxa"/>
            <w:shd w:val="clear" w:color="auto" w:fill="FFFFFF"/>
            <w:vAlign w:val="center"/>
          </w:tcPr>
          <w:p w14:paraId="0CD9AC57"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63</w:t>
            </w:r>
          </w:p>
        </w:tc>
        <w:tc>
          <w:tcPr>
            <w:tcW w:w="963" w:type="dxa"/>
            <w:shd w:val="clear" w:color="auto" w:fill="FFFFFF"/>
            <w:vAlign w:val="center"/>
          </w:tcPr>
          <w:p w14:paraId="15B54A8B"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9,903</w:t>
            </w:r>
          </w:p>
        </w:tc>
        <w:tc>
          <w:tcPr>
            <w:tcW w:w="963" w:type="dxa"/>
            <w:shd w:val="clear" w:color="auto" w:fill="FFFFFF"/>
            <w:vAlign w:val="center"/>
          </w:tcPr>
          <w:p w14:paraId="66F96E2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0.835</w:t>
            </w:r>
          </w:p>
        </w:tc>
        <w:tc>
          <w:tcPr>
            <w:tcW w:w="963" w:type="dxa"/>
            <w:shd w:val="clear" w:color="auto" w:fill="FFFFFF"/>
            <w:vAlign w:val="center"/>
          </w:tcPr>
          <w:p w14:paraId="0A043FE4"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0.887</w:t>
            </w:r>
          </w:p>
        </w:tc>
        <w:tc>
          <w:tcPr>
            <w:tcW w:w="963" w:type="dxa"/>
            <w:shd w:val="clear" w:color="auto" w:fill="FFFFFF"/>
            <w:vAlign w:val="center"/>
          </w:tcPr>
          <w:p w14:paraId="6013C04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1,699.76</w:t>
            </w:r>
          </w:p>
        </w:tc>
        <w:tc>
          <w:tcPr>
            <w:tcW w:w="963" w:type="dxa"/>
            <w:shd w:val="clear" w:color="auto" w:fill="FFFFFF"/>
            <w:vAlign w:val="center"/>
          </w:tcPr>
          <w:p w14:paraId="70C360D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2,371.03</w:t>
            </w:r>
          </w:p>
        </w:tc>
      </w:tr>
      <w:tr w:rsidR="008F7561" w:rsidRPr="00A229AF" w14:paraId="45FD4B47" w14:textId="77777777" w:rsidTr="00A229AF">
        <w:trPr>
          <w:trHeight w:val="368"/>
          <w:jc w:val="center"/>
        </w:trPr>
        <w:tc>
          <w:tcPr>
            <w:tcW w:w="1701" w:type="dxa"/>
            <w:shd w:val="clear" w:color="auto" w:fill="FFFFFF"/>
            <w:vAlign w:val="center"/>
          </w:tcPr>
          <w:p w14:paraId="72B28F5B"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lastRenderedPageBreak/>
              <w:t>MENINO DEUS</w:t>
            </w:r>
          </w:p>
        </w:tc>
        <w:tc>
          <w:tcPr>
            <w:tcW w:w="963" w:type="dxa"/>
            <w:shd w:val="clear" w:color="auto" w:fill="FFFFFF"/>
            <w:tcMar>
              <w:left w:w="108" w:type="dxa"/>
              <w:right w:w="108" w:type="dxa"/>
            </w:tcMar>
            <w:vAlign w:val="center"/>
          </w:tcPr>
          <w:p w14:paraId="47329A15"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113</w:t>
            </w:r>
          </w:p>
        </w:tc>
        <w:tc>
          <w:tcPr>
            <w:tcW w:w="963" w:type="dxa"/>
            <w:shd w:val="clear" w:color="auto" w:fill="FFFFFF"/>
            <w:tcMar>
              <w:left w:w="108" w:type="dxa"/>
              <w:right w:w="108" w:type="dxa"/>
            </w:tcMar>
            <w:vAlign w:val="center"/>
          </w:tcPr>
          <w:p w14:paraId="7B4DF390"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30,792</w:t>
            </w:r>
          </w:p>
        </w:tc>
        <w:tc>
          <w:tcPr>
            <w:tcW w:w="963" w:type="dxa"/>
            <w:shd w:val="clear" w:color="auto" w:fill="FFFFFF"/>
            <w:vAlign w:val="center"/>
          </w:tcPr>
          <w:p w14:paraId="7885D6A4"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228</w:t>
            </w:r>
          </w:p>
        </w:tc>
        <w:tc>
          <w:tcPr>
            <w:tcW w:w="963" w:type="dxa"/>
            <w:shd w:val="clear" w:color="auto" w:fill="FFFFFF"/>
            <w:vAlign w:val="center"/>
          </w:tcPr>
          <w:p w14:paraId="4188512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3,165</w:t>
            </w:r>
          </w:p>
        </w:tc>
        <w:tc>
          <w:tcPr>
            <w:tcW w:w="963" w:type="dxa"/>
            <w:shd w:val="clear" w:color="auto" w:fill="FFFFFF"/>
            <w:vAlign w:val="center"/>
          </w:tcPr>
          <w:p w14:paraId="259F387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0.898</w:t>
            </w:r>
          </w:p>
        </w:tc>
        <w:tc>
          <w:tcPr>
            <w:tcW w:w="963" w:type="dxa"/>
            <w:shd w:val="clear" w:color="auto" w:fill="FFFFFF"/>
            <w:vAlign w:val="center"/>
          </w:tcPr>
          <w:p w14:paraId="6844FBA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0.927</w:t>
            </w:r>
          </w:p>
        </w:tc>
        <w:tc>
          <w:tcPr>
            <w:tcW w:w="963" w:type="dxa"/>
            <w:shd w:val="clear" w:color="auto" w:fill="FFFFFF"/>
            <w:vAlign w:val="center"/>
          </w:tcPr>
          <w:p w14:paraId="3976FCC7"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2,676.33</w:t>
            </w:r>
          </w:p>
        </w:tc>
        <w:tc>
          <w:tcPr>
            <w:tcW w:w="963" w:type="dxa"/>
            <w:shd w:val="clear" w:color="auto" w:fill="FFFFFF"/>
            <w:vAlign w:val="center"/>
          </w:tcPr>
          <w:p w14:paraId="24CC203B"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3,264.67</w:t>
            </w:r>
          </w:p>
        </w:tc>
      </w:tr>
      <w:tr w:rsidR="008F7561" w:rsidRPr="00A229AF" w14:paraId="1E74F0CC" w14:textId="77777777" w:rsidTr="00A229AF">
        <w:trPr>
          <w:trHeight w:val="368"/>
          <w:jc w:val="center"/>
        </w:trPr>
        <w:tc>
          <w:tcPr>
            <w:tcW w:w="1701" w:type="dxa"/>
            <w:shd w:val="clear" w:color="auto" w:fill="FFFFFF"/>
            <w:vAlign w:val="center"/>
          </w:tcPr>
          <w:p w14:paraId="213DC673"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MOINHOS DE VENTO</w:t>
            </w:r>
          </w:p>
        </w:tc>
        <w:tc>
          <w:tcPr>
            <w:tcW w:w="963" w:type="dxa"/>
            <w:shd w:val="clear" w:color="auto" w:fill="FFFFFF"/>
            <w:tcMar>
              <w:left w:w="108" w:type="dxa"/>
              <w:right w:w="108" w:type="dxa"/>
            </w:tcMar>
            <w:vAlign w:val="center"/>
          </w:tcPr>
          <w:p w14:paraId="59F2F395"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64</w:t>
            </w:r>
          </w:p>
        </w:tc>
        <w:tc>
          <w:tcPr>
            <w:tcW w:w="963" w:type="dxa"/>
            <w:shd w:val="clear" w:color="auto" w:fill="FFFFFF"/>
            <w:tcMar>
              <w:left w:w="108" w:type="dxa"/>
              <w:right w:w="108" w:type="dxa"/>
            </w:tcMar>
            <w:vAlign w:val="center"/>
          </w:tcPr>
          <w:p w14:paraId="587771BF"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8,067</w:t>
            </w:r>
          </w:p>
        </w:tc>
        <w:tc>
          <w:tcPr>
            <w:tcW w:w="963" w:type="dxa"/>
            <w:shd w:val="clear" w:color="auto" w:fill="FFFFFF"/>
            <w:vAlign w:val="center"/>
          </w:tcPr>
          <w:p w14:paraId="7953855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200</w:t>
            </w:r>
          </w:p>
        </w:tc>
        <w:tc>
          <w:tcPr>
            <w:tcW w:w="963" w:type="dxa"/>
            <w:shd w:val="clear" w:color="auto" w:fill="FFFFFF"/>
            <w:vAlign w:val="center"/>
          </w:tcPr>
          <w:p w14:paraId="142EB24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7,264</w:t>
            </w:r>
          </w:p>
        </w:tc>
        <w:tc>
          <w:tcPr>
            <w:tcW w:w="963" w:type="dxa"/>
            <w:shd w:val="clear" w:color="auto" w:fill="FFFFFF"/>
            <w:vAlign w:val="center"/>
          </w:tcPr>
          <w:p w14:paraId="5E7ACBE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0.934</w:t>
            </w:r>
          </w:p>
        </w:tc>
        <w:tc>
          <w:tcPr>
            <w:tcW w:w="963" w:type="dxa"/>
            <w:shd w:val="clear" w:color="auto" w:fill="FFFFFF"/>
            <w:vAlign w:val="center"/>
          </w:tcPr>
          <w:p w14:paraId="27EC280B"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0.958</w:t>
            </w:r>
          </w:p>
        </w:tc>
        <w:tc>
          <w:tcPr>
            <w:tcW w:w="963" w:type="dxa"/>
            <w:shd w:val="clear" w:color="auto" w:fill="FFFFFF"/>
            <w:vAlign w:val="center"/>
          </w:tcPr>
          <w:p w14:paraId="29C8F56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4,641.00</w:t>
            </w:r>
          </w:p>
        </w:tc>
        <w:tc>
          <w:tcPr>
            <w:tcW w:w="963" w:type="dxa"/>
            <w:shd w:val="clear" w:color="auto" w:fill="FFFFFF"/>
            <w:vAlign w:val="center"/>
          </w:tcPr>
          <w:p w14:paraId="1D7B4E3B"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7,216.42</w:t>
            </w:r>
          </w:p>
        </w:tc>
      </w:tr>
      <w:tr w:rsidR="008F7561" w:rsidRPr="00A229AF" w14:paraId="69301971" w14:textId="77777777" w:rsidTr="00A229AF">
        <w:trPr>
          <w:trHeight w:val="368"/>
          <w:jc w:val="center"/>
        </w:trPr>
        <w:tc>
          <w:tcPr>
            <w:tcW w:w="1701" w:type="dxa"/>
            <w:shd w:val="clear" w:color="auto" w:fill="FFFFFF"/>
            <w:vAlign w:val="center"/>
          </w:tcPr>
          <w:p w14:paraId="074680E7"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MONT 'SERRAT</w:t>
            </w:r>
          </w:p>
        </w:tc>
        <w:tc>
          <w:tcPr>
            <w:tcW w:w="963" w:type="dxa"/>
            <w:shd w:val="clear" w:color="auto" w:fill="FFFFFF"/>
            <w:tcMar>
              <w:left w:w="108" w:type="dxa"/>
              <w:right w:w="108" w:type="dxa"/>
            </w:tcMar>
            <w:vAlign w:val="center"/>
          </w:tcPr>
          <w:p w14:paraId="36CBD9A3"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13</w:t>
            </w:r>
          </w:p>
        </w:tc>
        <w:tc>
          <w:tcPr>
            <w:tcW w:w="963" w:type="dxa"/>
            <w:shd w:val="clear" w:color="auto" w:fill="FFFFFF"/>
            <w:tcMar>
              <w:left w:w="108" w:type="dxa"/>
              <w:right w:w="108" w:type="dxa"/>
            </w:tcMar>
            <w:vAlign w:val="center"/>
          </w:tcPr>
          <w:p w14:paraId="45691323"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10,236</w:t>
            </w:r>
          </w:p>
        </w:tc>
        <w:tc>
          <w:tcPr>
            <w:tcW w:w="963" w:type="dxa"/>
            <w:shd w:val="clear" w:color="auto" w:fill="FFFFFF"/>
            <w:vAlign w:val="center"/>
          </w:tcPr>
          <w:p w14:paraId="6B100625"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57</w:t>
            </w:r>
          </w:p>
        </w:tc>
        <w:tc>
          <w:tcPr>
            <w:tcW w:w="963" w:type="dxa"/>
            <w:shd w:val="clear" w:color="auto" w:fill="FFFFFF"/>
            <w:vAlign w:val="center"/>
          </w:tcPr>
          <w:p w14:paraId="60C8B0E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11,236</w:t>
            </w:r>
          </w:p>
        </w:tc>
        <w:tc>
          <w:tcPr>
            <w:tcW w:w="963" w:type="dxa"/>
            <w:shd w:val="clear" w:color="auto" w:fill="FFFFFF"/>
            <w:vAlign w:val="center"/>
          </w:tcPr>
          <w:p w14:paraId="0E366FE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0.903</w:t>
            </w:r>
          </w:p>
        </w:tc>
        <w:tc>
          <w:tcPr>
            <w:tcW w:w="963" w:type="dxa"/>
            <w:shd w:val="clear" w:color="auto" w:fill="FFFFFF"/>
            <w:vAlign w:val="center"/>
          </w:tcPr>
          <w:p w14:paraId="596F7AF5"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0.958</w:t>
            </w:r>
          </w:p>
        </w:tc>
        <w:tc>
          <w:tcPr>
            <w:tcW w:w="963" w:type="dxa"/>
            <w:shd w:val="clear" w:color="auto" w:fill="FFFFFF"/>
            <w:vAlign w:val="center"/>
          </w:tcPr>
          <w:p w14:paraId="24CCEFE2"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3,005.64</w:t>
            </w:r>
          </w:p>
        </w:tc>
        <w:tc>
          <w:tcPr>
            <w:tcW w:w="963" w:type="dxa"/>
            <w:shd w:val="clear" w:color="auto" w:fill="FFFFFF"/>
            <w:vAlign w:val="center"/>
          </w:tcPr>
          <w:p w14:paraId="651B73A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4,403.05</w:t>
            </w:r>
          </w:p>
        </w:tc>
      </w:tr>
      <w:tr w:rsidR="008F7561" w:rsidRPr="00A229AF" w14:paraId="0A8CDE84" w14:textId="77777777" w:rsidTr="00A229AF">
        <w:trPr>
          <w:trHeight w:val="368"/>
          <w:jc w:val="center"/>
        </w:trPr>
        <w:tc>
          <w:tcPr>
            <w:tcW w:w="1701" w:type="dxa"/>
            <w:shd w:val="clear" w:color="auto" w:fill="FFFFFF"/>
            <w:vAlign w:val="center"/>
          </w:tcPr>
          <w:p w14:paraId="754CED19"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MORRO SANTANA</w:t>
            </w:r>
          </w:p>
        </w:tc>
        <w:tc>
          <w:tcPr>
            <w:tcW w:w="963" w:type="dxa"/>
            <w:shd w:val="clear" w:color="auto" w:fill="FFFFFF"/>
            <w:tcMar>
              <w:left w:w="108" w:type="dxa"/>
              <w:right w:w="108" w:type="dxa"/>
            </w:tcMar>
            <w:vAlign w:val="center"/>
          </w:tcPr>
          <w:p w14:paraId="2330CB40"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30</w:t>
            </w:r>
          </w:p>
        </w:tc>
        <w:tc>
          <w:tcPr>
            <w:tcW w:w="963" w:type="dxa"/>
            <w:shd w:val="clear" w:color="auto" w:fill="FFFFFF"/>
            <w:tcMar>
              <w:left w:w="108" w:type="dxa"/>
              <w:right w:w="108" w:type="dxa"/>
            </w:tcMar>
            <w:vAlign w:val="center"/>
          </w:tcPr>
          <w:p w14:paraId="21F210C5"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19,236</w:t>
            </w:r>
          </w:p>
        </w:tc>
        <w:tc>
          <w:tcPr>
            <w:tcW w:w="963" w:type="dxa"/>
            <w:shd w:val="clear" w:color="auto" w:fill="FFFFFF"/>
            <w:vAlign w:val="center"/>
          </w:tcPr>
          <w:p w14:paraId="5E7A2A1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55</w:t>
            </w:r>
          </w:p>
        </w:tc>
        <w:tc>
          <w:tcPr>
            <w:tcW w:w="963" w:type="dxa"/>
            <w:shd w:val="clear" w:color="auto" w:fill="FFFFFF"/>
            <w:vAlign w:val="center"/>
          </w:tcPr>
          <w:p w14:paraId="0FAD63A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18,852</w:t>
            </w:r>
          </w:p>
        </w:tc>
        <w:tc>
          <w:tcPr>
            <w:tcW w:w="963" w:type="dxa"/>
            <w:shd w:val="clear" w:color="auto" w:fill="FFFFFF"/>
            <w:vAlign w:val="center"/>
          </w:tcPr>
          <w:p w14:paraId="09D42F4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0.703</w:t>
            </w:r>
          </w:p>
        </w:tc>
        <w:tc>
          <w:tcPr>
            <w:tcW w:w="963" w:type="dxa"/>
            <w:shd w:val="clear" w:color="auto" w:fill="FFFFFF"/>
            <w:vAlign w:val="center"/>
          </w:tcPr>
          <w:p w14:paraId="2C272A3D"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0.761</w:t>
            </w:r>
          </w:p>
        </w:tc>
        <w:tc>
          <w:tcPr>
            <w:tcW w:w="963" w:type="dxa"/>
            <w:shd w:val="clear" w:color="auto" w:fill="FFFFFF"/>
            <w:vAlign w:val="center"/>
          </w:tcPr>
          <w:p w14:paraId="758C1F67"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1,163.23</w:t>
            </w:r>
          </w:p>
        </w:tc>
        <w:tc>
          <w:tcPr>
            <w:tcW w:w="963" w:type="dxa"/>
            <w:shd w:val="clear" w:color="auto" w:fill="FFFFFF"/>
            <w:vAlign w:val="center"/>
          </w:tcPr>
          <w:p w14:paraId="1B9DA9E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1,451.48</w:t>
            </w:r>
          </w:p>
        </w:tc>
      </w:tr>
      <w:tr w:rsidR="008F7561" w:rsidRPr="00A229AF" w14:paraId="2665DC86" w14:textId="77777777" w:rsidTr="00A229AF">
        <w:trPr>
          <w:trHeight w:val="368"/>
          <w:jc w:val="center"/>
        </w:trPr>
        <w:tc>
          <w:tcPr>
            <w:tcW w:w="1701" w:type="dxa"/>
            <w:shd w:val="clear" w:color="auto" w:fill="FFFFFF"/>
            <w:vAlign w:val="center"/>
          </w:tcPr>
          <w:p w14:paraId="59411344"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NAVEGANTES</w:t>
            </w:r>
          </w:p>
        </w:tc>
        <w:tc>
          <w:tcPr>
            <w:tcW w:w="963" w:type="dxa"/>
            <w:shd w:val="clear" w:color="auto" w:fill="FFFFFF"/>
            <w:tcMar>
              <w:left w:w="108" w:type="dxa"/>
              <w:right w:w="108" w:type="dxa"/>
            </w:tcMar>
            <w:vAlign w:val="center"/>
          </w:tcPr>
          <w:p w14:paraId="308D0314"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51</w:t>
            </w:r>
          </w:p>
        </w:tc>
        <w:tc>
          <w:tcPr>
            <w:tcW w:w="963" w:type="dxa"/>
            <w:shd w:val="clear" w:color="auto" w:fill="FFFFFF"/>
            <w:tcMar>
              <w:left w:w="108" w:type="dxa"/>
              <w:right w:w="108" w:type="dxa"/>
            </w:tcMar>
            <w:vAlign w:val="center"/>
          </w:tcPr>
          <w:p w14:paraId="2CBBD4E8"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4,160</w:t>
            </w:r>
          </w:p>
        </w:tc>
        <w:tc>
          <w:tcPr>
            <w:tcW w:w="963" w:type="dxa"/>
            <w:shd w:val="clear" w:color="auto" w:fill="FFFFFF"/>
            <w:vAlign w:val="center"/>
          </w:tcPr>
          <w:p w14:paraId="3CE39C6D"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163</w:t>
            </w:r>
          </w:p>
        </w:tc>
        <w:tc>
          <w:tcPr>
            <w:tcW w:w="963" w:type="dxa"/>
            <w:shd w:val="clear" w:color="auto" w:fill="FFFFFF"/>
            <w:vAlign w:val="center"/>
          </w:tcPr>
          <w:p w14:paraId="02F4DAC4"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4,011</w:t>
            </w:r>
          </w:p>
        </w:tc>
        <w:tc>
          <w:tcPr>
            <w:tcW w:w="963" w:type="dxa"/>
            <w:shd w:val="clear" w:color="auto" w:fill="FFFFFF"/>
            <w:vAlign w:val="center"/>
          </w:tcPr>
          <w:p w14:paraId="06794A87"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0.738</w:t>
            </w:r>
          </w:p>
        </w:tc>
        <w:tc>
          <w:tcPr>
            <w:tcW w:w="963" w:type="dxa"/>
            <w:shd w:val="clear" w:color="auto" w:fill="FFFFFF"/>
            <w:vAlign w:val="center"/>
          </w:tcPr>
          <w:p w14:paraId="762CCECB"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0.808</w:t>
            </w:r>
          </w:p>
        </w:tc>
        <w:tc>
          <w:tcPr>
            <w:tcW w:w="963" w:type="dxa"/>
            <w:shd w:val="clear" w:color="auto" w:fill="FFFFFF"/>
            <w:vAlign w:val="center"/>
          </w:tcPr>
          <w:p w14:paraId="300649F5"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981.57</w:t>
            </w:r>
          </w:p>
        </w:tc>
        <w:tc>
          <w:tcPr>
            <w:tcW w:w="963" w:type="dxa"/>
            <w:shd w:val="clear" w:color="auto" w:fill="FFFFFF"/>
            <w:vAlign w:val="center"/>
          </w:tcPr>
          <w:p w14:paraId="7C500F3F"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1,220.08</w:t>
            </w:r>
          </w:p>
        </w:tc>
      </w:tr>
      <w:tr w:rsidR="008F7561" w:rsidRPr="00A229AF" w14:paraId="030D289B" w14:textId="77777777" w:rsidTr="00A229AF">
        <w:trPr>
          <w:trHeight w:val="368"/>
          <w:jc w:val="center"/>
        </w:trPr>
        <w:tc>
          <w:tcPr>
            <w:tcW w:w="1701" w:type="dxa"/>
            <w:shd w:val="clear" w:color="auto" w:fill="FFFFFF"/>
            <w:vAlign w:val="center"/>
          </w:tcPr>
          <w:p w14:paraId="2CC9C53E"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NONOAI</w:t>
            </w:r>
          </w:p>
        </w:tc>
        <w:tc>
          <w:tcPr>
            <w:tcW w:w="963" w:type="dxa"/>
            <w:shd w:val="clear" w:color="auto" w:fill="FFFFFF"/>
            <w:tcMar>
              <w:left w:w="108" w:type="dxa"/>
              <w:right w:w="108" w:type="dxa"/>
            </w:tcMar>
            <w:vAlign w:val="center"/>
          </w:tcPr>
          <w:p w14:paraId="53A096B7"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32</w:t>
            </w:r>
          </w:p>
        </w:tc>
        <w:tc>
          <w:tcPr>
            <w:tcW w:w="963" w:type="dxa"/>
            <w:shd w:val="clear" w:color="auto" w:fill="FFFFFF"/>
            <w:tcMar>
              <w:left w:w="108" w:type="dxa"/>
              <w:right w:w="108" w:type="dxa"/>
            </w:tcMar>
            <w:vAlign w:val="center"/>
          </w:tcPr>
          <w:p w14:paraId="52C2D75A"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21,826</w:t>
            </w:r>
          </w:p>
        </w:tc>
        <w:tc>
          <w:tcPr>
            <w:tcW w:w="963" w:type="dxa"/>
            <w:shd w:val="clear" w:color="auto" w:fill="FFFFFF"/>
            <w:vAlign w:val="center"/>
          </w:tcPr>
          <w:p w14:paraId="17CC6E9D"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59</w:t>
            </w:r>
          </w:p>
        </w:tc>
        <w:tc>
          <w:tcPr>
            <w:tcW w:w="963" w:type="dxa"/>
            <w:shd w:val="clear" w:color="auto" w:fill="FFFFFF"/>
            <w:vAlign w:val="center"/>
          </w:tcPr>
          <w:p w14:paraId="18BC4B7D"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20,296</w:t>
            </w:r>
          </w:p>
        </w:tc>
        <w:tc>
          <w:tcPr>
            <w:tcW w:w="963" w:type="dxa"/>
            <w:shd w:val="clear" w:color="auto" w:fill="FFFFFF"/>
            <w:vAlign w:val="center"/>
          </w:tcPr>
          <w:p w14:paraId="0AA8B4B5"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0.780</w:t>
            </w:r>
          </w:p>
        </w:tc>
        <w:tc>
          <w:tcPr>
            <w:tcW w:w="963" w:type="dxa"/>
            <w:shd w:val="clear" w:color="auto" w:fill="FFFFFF"/>
            <w:vAlign w:val="center"/>
          </w:tcPr>
          <w:p w14:paraId="0529435F"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0.846</w:t>
            </w:r>
          </w:p>
        </w:tc>
        <w:tc>
          <w:tcPr>
            <w:tcW w:w="963" w:type="dxa"/>
            <w:shd w:val="clear" w:color="auto" w:fill="FFFFFF"/>
            <w:vAlign w:val="center"/>
          </w:tcPr>
          <w:p w14:paraId="1B0A4F2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1,163.23</w:t>
            </w:r>
          </w:p>
        </w:tc>
        <w:tc>
          <w:tcPr>
            <w:tcW w:w="963" w:type="dxa"/>
            <w:shd w:val="clear" w:color="auto" w:fill="FFFFFF"/>
            <w:vAlign w:val="center"/>
          </w:tcPr>
          <w:p w14:paraId="758B7B7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1,515.14</w:t>
            </w:r>
          </w:p>
        </w:tc>
      </w:tr>
      <w:tr w:rsidR="008F7561" w:rsidRPr="00A229AF" w14:paraId="03CEB29A" w14:textId="77777777" w:rsidTr="00A229AF">
        <w:trPr>
          <w:trHeight w:val="368"/>
          <w:jc w:val="center"/>
        </w:trPr>
        <w:tc>
          <w:tcPr>
            <w:tcW w:w="1701" w:type="dxa"/>
            <w:shd w:val="clear" w:color="auto" w:fill="FFFFFF"/>
            <w:vAlign w:val="center"/>
          </w:tcPr>
          <w:p w14:paraId="2ADB6CCB"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PARTENON</w:t>
            </w:r>
          </w:p>
        </w:tc>
        <w:tc>
          <w:tcPr>
            <w:tcW w:w="963" w:type="dxa"/>
            <w:shd w:val="clear" w:color="auto" w:fill="FFFFFF"/>
            <w:tcMar>
              <w:left w:w="108" w:type="dxa"/>
              <w:right w:w="108" w:type="dxa"/>
            </w:tcMar>
            <w:vAlign w:val="center"/>
          </w:tcPr>
          <w:p w14:paraId="3EE98137"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74</w:t>
            </w:r>
          </w:p>
        </w:tc>
        <w:tc>
          <w:tcPr>
            <w:tcW w:w="963" w:type="dxa"/>
            <w:shd w:val="clear" w:color="auto" w:fill="FFFFFF"/>
            <w:tcMar>
              <w:left w:w="108" w:type="dxa"/>
              <w:right w:w="108" w:type="dxa"/>
            </w:tcMar>
            <w:vAlign w:val="center"/>
          </w:tcPr>
          <w:p w14:paraId="1F0EE0D1"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47,750</w:t>
            </w:r>
          </w:p>
        </w:tc>
        <w:tc>
          <w:tcPr>
            <w:tcW w:w="963" w:type="dxa"/>
            <w:shd w:val="clear" w:color="auto" w:fill="FFFFFF"/>
            <w:vAlign w:val="center"/>
          </w:tcPr>
          <w:p w14:paraId="18D3707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221</w:t>
            </w:r>
          </w:p>
        </w:tc>
        <w:tc>
          <w:tcPr>
            <w:tcW w:w="963" w:type="dxa"/>
            <w:shd w:val="clear" w:color="auto" w:fill="FFFFFF"/>
            <w:vAlign w:val="center"/>
          </w:tcPr>
          <w:p w14:paraId="028F5EF4"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45,707</w:t>
            </w:r>
          </w:p>
        </w:tc>
        <w:tc>
          <w:tcPr>
            <w:tcW w:w="963" w:type="dxa"/>
            <w:shd w:val="clear" w:color="auto" w:fill="FFFFFF"/>
            <w:vAlign w:val="center"/>
          </w:tcPr>
          <w:p w14:paraId="513A6D9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0.503</w:t>
            </w:r>
          </w:p>
        </w:tc>
        <w:tc>
          <w:tcPr>
            <w:tcW w:w="963" w:type="dxa"/>
            <w:shd w:val="clear" w:color="auto" w:fill="FFFFFF"/>
            <w:vAlign w:val="center"/>
          </w:tcPr>
          <w:p w14:paraId="498A0CA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0.619</w:t>
            </w:r>
          </w:p>
        </w:tc>
        <w:tc>
          <w:tcPr>
            <w:tcW w:w="963" w:type="dxa"/>
            <w:shd w:val="clear" w:color="auto" w:fill="FFFFFF"/>
            <w:vAlign w:val="center"/>
          </w:tcPr>
          <w:p w14:paraId="50132267"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1,020.02</w:t>
            </w:r>
          </w:p>
        </w:tc>
        <w:tc>
          <w:tcPr>
            <w:tcW w:w="963" w:type="dxa"/>
            <w:shd w:val="clear" w:color="auto" w:fill="FFFFFF"/>
            <w:vAlign w:val="center"/>
          </w:tcPr>
          <w:p w14:paraId="091B9FD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1,220.08</w:t>
            </w:r>
          </w:p>
        </w:tc>
      </w:tr>
      <w:tr w:rsidR="008F7561" w:rsidRPr="00A229AF" w14:paraId="4377154C" w14:textId="77777777" w:rsidTr="00A229AF">
        <w:trPr>
          <w:trHeight w:val="368"/>
          <w:jc w:val="center"/>
        </w:trPr>
        <w:tc>
          <w:tcPr>
            <w:tcW w:w="1701" w:type="dxa"/>
            <w:shd w:val="clear" w:color="auto" w:fill="FFFFFF"/>
            <w:vAlign w:val="center"/>
          </w:tcPr>
          <w:p w14:paraId="2BA66EBA"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PASSO D'AREIA</w:t>
            </w:r>
          </w:p>
        </w:tc>
        <w:tc>
          <w:tcPr>
            <w:tcW w:w="963" w:type="dxa"/>
            <w:shd w:val="clear" w:color="auto" w:fill="FFFFFF"/>
            <w:tcMar>
              <w:left w:w="108" w:type="dxa"/>
              <w:right w:w="108" w:type="dxa"/>
            </w:tcMar>
            <w:vAlign w:val="center"/>
          </w:tcPr>
          <w:p w14:paraId="2AF29290"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61</w:t>
            </w:r>
          </w:p>
        </w:tc>
        <w:tc>
          <w:tcPr>
            <w:tcW w:w="963" w:type="dxa"/>
            <w:shd w:val="clear" w:color="auto" w:fill="FFFFFF"/>
            <w:tcMar>
              <w:left w:w="108" w:type="dxa"/>
              <w:right w:w="108" w:type="dxa"/>
            </w:tcMar>
            <w:vAlign w:val="center"/>
          </w:tcPr>
          <w:p w14:paraId="36ED729C"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20,385</w:t>
            </w:r>
          </w:p>
        </w:tc>
        <w:tc>
          <w:tcPr>
            <w:tcW w:w="963" w:type="dxa"/>
            <w:shd w:val="clear" w:color="auto" w:fill="FFFFFF"/>
            <w:vAlign w:val="center"/>
          </w:tcPr>
          <w:p w14:paraId="4E528B69"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147</w:t>
            </w:r>
          </w:p>
        </w:tc>
        <w:tc>
          <w:tcPr>
            <w:tcW w:w="963" w:type="dxa"/>
            <w:shd w:val="clear" w:color="auto" w:fill="FFFFFF"/>
            <w:vAlign w:val="center"/>
          </w:tcPr>
          <w:p w14:paraId="4FBB129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21,364</w:t>
            </w:r>
          </w:p>
        </w:tc>
        <w:tc>
          <w:tcPr>
            <w:tcW w:w="963" w:type="dxa"/>
            <w:shd w:val="clear" w:color="auto" w:fill="FFFFFF"/>
            <w:vAlign w:val="center"/>
          </w:tcPr>
          <w:p w14:paraId="56C4DD5B"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0.822</w:t>
            </w:r>
          </w:p>
        </w:tc>
        <w:tc>
          <w:tcPr>
            <w:tcW w:w="963" w:type="dxa"/>
            <w:shd w:val="clear" w:color="auto" w:fill="FFFFFF"/>
            <w:vAlign w:val="center"/>
          </w:tcPr>
          <w:p w14:paraId="596CD63B"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0.871</w:t>
            </w:r>
          </w:p>
        </w:tc>
        <w:tc>
          <w:tcPr>
            <w:tcW w:w="963" w:type="dxa"/>
            <w:shd w:val="clear" w:color="auto" w:fill="FFFFFF"/>
            <w:vAlign w:val="center"/>
          </w:tcPr>
          <w:p w14:paraId="3F637E09"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2,932.18</w:t>
            </w:r>
          </w:p>
        </w:tc>
        <w:tc>
          <w:tcPr>
            <w:tcW w:w="963" w:type="dxa"/>
            <w:shd w:val="clear" w:color="auto" w:fill="FFFFFF"/>
            <w:vAlign w:val="center"/>
          </w:tcPr>
          <w:p w14:paraId="66E6E89F"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3,417.25</w:t>
            </w:r>
          </w:p>
        </w:tc>
      </w:tr>
      <w:tr w:rsidR="008F7561" w:rsidRPr="00A229AF" w14:paraId="29781E1E" w14:textId="77777777" w:rsidTr="00A229AF">
        <w:trPr>
          <w:trHeight w:val="368"/>
          <w:jc w:val="center"/>
        </w:trPr>
        <w:tc>
          <w:tcPr>
            <w:tcW w:w="1701" w:type="dxa"/>
            <w:shd w:val="clear" w:color="auto" w:fill="FFFFFF"/>
            <w:vAlign w:val="center"/>
          </w:tcPr>
          <w:p w14:paraId="4A78CFE9"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PASSO DAS PEDRAS</w:t>
            </w:r>
          </w:p>
        </w:tc>
        <w:tc>
          <w:tcPr>
            <w:tcW w:w="963" w:type="dxa"/>
            <w:shd w:val="clear" w:color="auto" w:fill="FFFFFF"/>
            <w:tcMar>
              <w:left w:w="108" w:type="dxa"/>
              <w:right w:w="108" w:type="dxa"/>
            </w:tcMar>
            <w:vAlign w:val="center"/>
          </w:tcPr>
          <w:p w14:paraId="17CD0C8B"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25</w:t>
            </w:r>
          </w:p>
        </w:tc>
        <w:tc>
          <w:tcPr>
            <w:tcW w:w="963" w:type="dxa"/>
            <w:shd w:val="clear" w:color="auto" w:fill="FFFFFF"/>
            <w:tcMar>
              <w:left w:w="108" w:type="dxa"/>
              <w:right w:w="108" w:type="dxa"/>
            </w:tcMar>
            <w:vAlign w:val="center"/>
          </w:tcPr>
          <w:p w14:paraId="3066DD61"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24,549</w:t>
            </w:r>
          </w:p>
        </w:tc>
        <w:tc>
          <w:tcPr>
            <w:tcW w:w="963" w:type="dxa"/>
            <w:shd w:val="clear" w:color="auto" w:fill="FFFFFF"/>
            <w:vAlign w:val="center"/>
          </w:tcPr>
          <w:p w14:paraId="7547A482"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37</w:t>
            </w:r>
          </w:p>
        </w:tc>
        <w:tc>
          <w:tcPr>
            <w:tcW w:w="963" w:type="dxa"/>
            <w:shd w:val="clear" w:color="auto" w:fill="FFFFFF"/>
            <w:vAlign w:val="center"/>
          </w:tcPr>
          <w:p w14:paraId="587EFA0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25,896</w:t>
            </w:r>
          </w:p>
        </w:tc>
        <w:tc>
          <w:tcPr>
            <w:tcW w:w="963" w:type="dxa"/>
            <w:shd w:val="clear" w:color="auto" w:fill="FFFFFF"/>
            <w:vAlign w:val="center"/>
          </w:tcPr>
          <w:p w14:paraId="1A49A5B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0.637</w:t>
            </w:r>
          </w:p>
        </w:tc>
        <w:tc>
          <w:tcPr>
            <w:tcW w:w="963" w:type="dxa"/>
            <w:shd w:val="clear" w:color="auto" w:fill="FFFFFF"/>
            <w:vAlign w:val="center"/>
          </w:tcPr>
          <w:p w14:paraId="1666736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0.716</w:t>
            </w:r>
          </w:p>
        </w:tc>
        <w:tc>
          <w:tcPr>
            <w:tcW w:w="963" w:type="dxa"/>
            <w:shd w:val="clear" w:color="auto" w:fill="FFFFFF"/>
            <w:vAlign w:val="center"/>
          </w:tcPr>
          <w:p w14:paraId="736548A5"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1,097.20</w:t>
            </w:r>
          </w:p>
        </w:tc>
        <w:tc>
          <w:tcPr>
            <w:tcW w:w="963" w:type="dxa"/>
            <w:shd w:val="clear" w:color="auto" w:fill="FFFFFF"/>
            <w:vAlign w:val="center"/>
          </w:tcPr>
          <w:p w14:paraId="0FA0DE2D"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1,595.35</w:t>
            </w:r>
          </w:p>
        </w:tc>
      </w:tr>
      <w:tr w:rsidR="008F7561" w:rsidRPr="00A229AF" w14:paraId="077FFBC2" w14:textId="77777777" w:rsidTr="00A229AF">
        <w:trPr>
          <w:trHeight w:val="368"/>
          <w:jc w:val="center"/>
        </w:trPr>
        <w:tc>
          <w:tcPr>
            <w:tcW w:w="1701" w:type="dxa"/>
            <w:shd w:val="clear" w:color="auto" w:fill="FFFFFF"/>
            <w:vAlign w:val="center"/>
          </w:tcPr>
          <w:p w14:paraId="00284077"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PETROPOLIS</w:t>
            </w:r>
          </w:p>
        </w:tc>
        <w:tc>
          <w:tcPr>
            <w:tcW w:w="963" w:type="dxa"/>
            <w:shd w:val="clear" w:color="auto" w:fill="FFFFFF"/>
            <w:tcMar>
              <w:left w:w="108" w:type="dxa"/>
              <w:right w:w="108" w:type="dxa"/>
            </w:tcMar>
            <w:vAlign w:val="center"/>
          </w:tcPr>
          <w:p w14:paraId="233DC75C"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61</w:t>
            </w:r>
          </w:p>
        </w:tc>
        <w:tc>
          <w:tcPr>
            <w:tcW w:w="963" w:type="dxa"/>
            <w:shd w:val="clear" w:color="auto" w:fill="FFFFFF"/>
            <w:tcMar>
              <w:left w:w="108" w:type="dxa"/>
              <w:right w:w="108" w:type="dxa"/>
            </w:tcMar>
            <w:vAlign w:val="center"/>
          </w:tcPr>
          <w:p w14:paraId="1415DBC2"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34,593</w:t>
            </w:r>
          </w:p>
        </w:tc>
        <w:tc>
          <w:tcPr>
            <w:tcW w:w="963" w:type="dxa"/>
            <w:shd w:val="clear" w:color="auto" w:fill="FFFFFF"/>
            <w:vAlign w:val="center"/>
          </w:tcPr>
          <w:p w14:paraId="259C605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173</w:t>
            </w:r>
          </w:p>
        </w:tc>
        <w:tc>
          <w:tcPr>
            <w:tcW w:w="963" w:type="dxa"/>
            <w:shd w:val="clear" w:color="auto" w:fill="FFFFFF"/>
            <w:vAlign w:val="center"/>
          </w:tcPr>
          <w:p w14:paraId="7B28D2A7"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38,155</w:t>
            </w:r>
          </w:p>
        </w:tc>
        <w:tc>
          <w:tcPr>
            <w:tcW w:w="963" w:type="dxa"/>
            <w:shd w:val="clear" w:color="auto" w:fill="FFFFFF"/>
            <w:vAlign w:val="center"/>
          </w:tcPr>
          <w:p w14:paraId="682643D5"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0.910</w:t>
            </w:r>
          </w:p>
        </w:tc>
        <w:tc>
          <w:tcPr>
            <w:tcW w:w="963" w:type="dxa"/>
            <w:shd w:val="clear" w:color="auto" w:fill="FFFFFF"/>
            <w:vAlign w:val="center"/>
          </w:tcPr>
          <w:p w14:paraId="1F05234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0.947</w:t>
            </w:r>
          </w:p>
        </w:tc>
        <w:tc>
          <w:tcPr>
            <w:tcW w:w="963" w:type="dxa"/>
            <w:shd w:val="clear" w:color="auto" w:fill="FFFFFF"/>
            <w:vAlign w:val="center"/>
          </w:tcPr>
          <w:p w14:paraId="232695D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837.05</w:t>
            </w:r>
          </w:p>
        </w:tc>
        <w:tc>
          <w:tcPr>
            <w:tcW w:w="963" w:type="dxa"/>
            <w:shd w:val="clear" w:color="auto" w:fill="FFFFFF"/>
            <w:vAlign w:val="center"/>
          </w:tcPr>
          <w:p w14:paraId="1A4FEE9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1,244.93</w:t>
            </w:r>
          </w:p>
        </w:tc>
      </w:tr>
      <w:tr w:rsidR="008F7561" w:rsidRPr="00A229AF" w14:paraId="69FF68C4" w14:textId="77777777" w:rsidTr="00A229AF">
        <w:trPr>
          <w:trHeight w:val="368"/>
          <w:jc w:val="center"/>
        </w:trPr>
        <w:tc>
          <w:tcPr>
            <w:tcW w:w="1701" w:type="dxa"/>
            <w:shd w:val="clear" w:color="auto" w:fill="FFFFFF"/>
            <w:vAlign w:val="center"/>
          </w:tcPr>
          <w:p w14:paraId="53E9F51A"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PONTA GROSSA</w:t>
            </w:r>
          </w:p>
        </w:tc>
        <w:tc>
          <w:tcPr>
            <w:tcW w:w="963" w:type="dxa"/>
            <w:shd w:val="clear" w:color="auto" w:fill="FFFFFF"/>
            <w:tcMar>
              <w:left w:w="108" w:type="dxa"/>
              <w:right w:w="108" w:type="dxa"/>
            </w:tcMar>
            <w:vAlign w:val="center"/>
          </w:tcPr>
          <w:p w14:paraId="516CC60E"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w:t>
            </w:r>
          </w:p>
        </w:tc>
        <w:tc>
          <w:tcPr>
            <w:tcW w:w="963" w:type="dxa"/>
            <w:shd w:val="clear" w:color="auto" w:fill="FFFFFF"/>
            <w:tcMar>
              <w:left w:w="108" w:type="dxa"/>
              <w:right w:w="108" w:type="dxa"/>
            </w:tcMar>
            <w:vAlign w:val="center"/>
          </w:tcPr>
          <w:p w14:paraId="54F6D83B"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3,290</w:t>
            </w:r>
          </w:p>
        </w:tc>
        <w:tc>
          <w:tcPr>
            <w:tcW w:w="963" w:type="dxa"/>
            <w:shd w:val="clear" w:color="auto" w:fill="FFFFFF"/>
            <w:vAlign w:val="center"/>
          </w:tcPr>
          <w:p w14:paraId="1CD244C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6</w:t>
            </w:r>
          </w:p>
        </w:tc>
        <w:tc>
          <w:tcPr>
            <w:tcW w:w="963" w:type="dxa"/>
            <w:shd w:val="clear" w:color="auto" w:fill="FFFFFF"/>
            <w:vAlign w:val="center"/>
          </w:tcPr>
          <w:p w14:paraId="49A524A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4,213</w:t>
            </w:r>
          </w:p>
        </w:tc>
        <w:tc>
          <w:tcPr>
            <w:tcW w:w="963" w:type="dxa"/>
            <w:shd w:val="clear" w:color="auto" w:fill="FFFFFF"/>
            <w:vAlign w:val="center"/>
          </w:tcPr>
          <w:p w14:paraId="5F7B70B5"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0.667</w:t>
            </w:r>
          </w:p>
        </w:tc>
        <w:tc>
          <w:tcPr>
            <w:tcW w:w="963" w:type="dxa"/>
            <w:shd w:val="clear" w:color="auto" w:fill="FFFFFF"/>
            <w:vAlign w:val="center"/>
          </w:tcPr>
          <w:p w14:paraId="1D9FB46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0.734</w:t>
            </w:r>
          </w:p>
        </w:tc>
        <w:tc>
          <w:tcPr>
            <w:tcW w:w="963" w:type="dxa"/>
            <w:shd w:val="clear" w:color="auto" w:fill="FFFFFF"/>
            <w:vAlign w:val="center"/>
          </w:tcPr>
          <w:p w14:paraId="12D7EB45"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981.57</w:t>
            </w:r>
          </w:p>
        </w:tc>
        <w:tc>
          <w:tcPr>
            <w:tcW w:w="963" w:type="dxa"/>
            <w:shd w:val="clear" w:color="auto" w:fill="FFFFFF"/>
            <w:vAlign w:val="center"/>
          </w:tcPr>
          <w:p w14:paraId="00697D7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1,220.08</w:t>
            </w:r>
          </w:p>
        </w:tc>
      </w:tr>
      <w:tr w:rsidR="008F7561" w:rsidRPr="00A229AF" w14:paraId="537F0D04" w14:textId="77777777" w:rsidTr="00A229AF">
        <w:trPr>
          <w:trHeight w:val="368"/>
          <w:jc w:val="center"/>
        </w:trPr>
        <w:tc>
          <w:tcPr>
            <w:tcW w:w="1701" w:type="dxa"/>
            <w:shd w:val="clear" w:color="auto" w:fill="FFFFFF"/>
            <w:vAlign w:val="center"/>
          </w:tcPr>
          <w:p w14:paraId="066310EF"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PRAIA DE BELAS</w:t>
            </w:r>
          </w:p>
        </w:tc>
        <w:tc>
          <w:tcPr>
            <w:tcW w:w="963" w:type="dxa"/>
            <w:shd w:val="clear" w:color="auto" w:fill="FFFFFF"/>
            <w:tcMar>
              <w:left w:w="108" w:type="dxa"/>
              <w:right w:w="108" w:type="dxa"/>
            </w:tcMar>
            <w:vAlign w:val="center"/>
          </w:tcPr>
          <w:p w14:paraId="218D47A4"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20</w:t>
            </w:r>
          </w:p>
        </w:tc>
        <w:tc>
          <w:tcPr>
            <w:tcW w:w="963" w:type="dxa"/>
            <w:shd w:val="clear" w:color="auto" w:fill="FFFFFF"/>
            <w:tcMar>
              <w:left w:w="108" w:type="dxa"/>
              <w:right w:w="108" w:type="dxa"/>
            </w:tcMar>
            <w:vAlign w:val="center"/>
          </w:tcPr>
          <w:p w14:paraId="44021580"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1,869</w:t>
            </w:r>
          </w:p>
        </w:tc>
        <w:tc>
          <w:tcPr>
            <w:tcW w:w="963" w:type="dxa"/>
            <w:shd w:val="clear" w:color="auto" w:fill="FFFFFF"/>
            <w:vAlign w:val="center"/>
          </w:tcPr>
          <w:p w14:paraId="1EFFAED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58</w:t>
            </w:r>
          </w:p>
        </w:tc>
        <w:tc>
          <w:tcPr>
            <w:tcW w:w="963" w:type="dxa"/>
            <w:shd w:val="clear" w:color="auto" w:fill="FFFFFF"/>
            <w:vAlign w:val="center"/>
          </w:tcPr>
          <w:p w14:paraId="51E216D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2,117</w:t>
            </w:r>
          </w:p>
        </w:tc>
        <w:tc>
          <w:tcPr>
            <w:tcW w:w="963" w:type="dxa"/>
            <w:shd w:val="clear" w:color="auto" w:fill="FFFFFF"/>
            <w:vAlign w:val="center"/>
          </w:tcPr>
          <w:p w14:paraId="6992EF3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0.910</w:t>
            </w:r>
          </w:p>
        </w:tc>
        <w:tc>
          <w:tcPr>
            <w:tcW w:w="963" w:type="dxa"/>
            <w:shd w:val="clear" w:color="auto" w:fill="FFFFFF"/>
            <w:vAlign w:val="center"/>
          </w:tcPr>
          <w:p w14:paraId="44EF611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0.927</w:t>
            </w:r>
          </w:p>
        </w:tc>
        <w:tc>
          <w:tcPr>
            <w:tcW w:w="963" w:type="dxa"/>
            <w:shd w:val="clear" w:color="auto" w:fill="FFFFFF"/>
            <w:vAlign w:val="center"/>
          </w:tcPr>
          <w:p w14:paraId="2E6CF9A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2,932.18</w:t>
            </w:r>
          </w:p>
        </w:tc>
        <w:tc>
          <w:tcPr>
            <w:tcW w:w="963" w:type="dxa"/>
            <w:shd w:val="clear" w:color="auto" w:fill="FFFFFF"/>
            <w:vAlign w:val="center"/>
          </w:tcPr>
          <w:p w14:paraId="25B2B2B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3,417.25</w:t>
            </w:r>
          </w:p>
        </w:tc>
      </w:tr>
      <w:tr w:rsidR="008F7561" w:rsidRPr="00A229AF" w14:paraId="51CEDEE2" w14:textId="77777777" w:rsidTr="00A229AF">
        <w:trPr>
          <w:trHeight w:val="368"/>
          <w:jc w:val="center"/>
        </w:trPr>
        <w:tc>
          <w:tcPr>
            <w:tcW w:w="1701" w:type="dxa"/>
            <w:shd w:val="clear" w:color="auto" w:fill="FFFFFF"/>
            <w:vAlign w:val="center"/>
          </w:tcPr>
          <w:p w14:paraId="4C2339EE"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RESTINGA</w:t>
            </w:r>
          </w:p>
        </w:tc>
        <w:tc>
          <w:tcPr>
            <w:tcW w:w="963" w:type="dxa"/>
            <w:shd w:val="clear" w:color="auto" w:fill="FFFFFF"/>
            <w:tcMar>
              <w:left w:w="108" w:type="dxa"/>
              <w:right w:w="108" w:type="dxa"/>
            </w:tcMar>
            <w:vAlign w:val="center"/>
          </w:tcPr>
          <w:p w14:paraId="7E723361"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33</w:t>
            </w:r>
          </w:p>
        </w:tc>
        <w:tc>
          <w:tcPr>
            <w:tcW w:w="963" w:type="dxa"/>
            <w:shd w:val="clear" w:color="auto" w:fill="FFFFFF"/>
            <w:tcMar>
              <w:left w:w="108" w:type="dxa"/>
              <w:right w:w="108" w:type="dxa"/>
            </w:tcMar>
            <w:vAlign w:val="center"/>
          </w:tcPr>
          <w:p w14:paraId="7E29FADC"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54,993</w:t>
            </w:r>
          </w:p>
        </w:tc>
        <w:tc>
          <w:tcPr>
            <w:tcW w:w="963" w:type="dxa"/>
            <w:shd w:val="clear" w:color="auto" w:fill="FFFFFF"/>
            <w:vAlign w:val="center"/>
          </w:tcPr>
          <w:p w14:paraId="2B89B60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56</w:t>
            </w:r>
          </w:p>
        </w:tc>
        <w:tc>
          <w:tcPr>
            <w:tcW w:w="963" w:type="dxa"/>
            <w:shd w:val="clear" w:color="auto" w:fill="FFFFFF"/>
            <w:vAlign w:val="center"/>
          </w:tcPr>
          <w:p w14:paraId="5D19A20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60,729</w:t>
            </w:r>
          </w:p>
        </w:tc>
        <w:tc>
          <w:tcPr>
            <w:tcW w:w="963" w:type="dxa"/>
            <w:shd w:val="clear" w:color="auto" w:fill="FFFFFF"/>
            <w:vAlign w:val="center"/>
          </w:tcPr>
          <w:p w14:paraId="3B69E52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0.495</w:t>
            </w:r>
          </w:p>
        </w:tc>
        <w:tc>
          <w:tcPr>
            <w:tcW w:w="963" w:type="dxa"/>
            <w:shd w:val="clear" w:color="auto" w:fill="FFFFFF"/>
            <w:vAlign w:val="center"/>
          </w:tcPr>
          <w:p w14:paraId="6889A1C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0.610</w:t>
            </w:r>
          </w:p>
        </w:tc>
        <w:tc>
          <w:tcPr>
            <w:tcW w:w="963" w:type="dxa"/>
            <w:shd w:val="clear" w:color="auto" w:fill="FFFFFF"/>
            <w:vAlign w:val="center"/>
          </w:tcPr>
          <w:p w14:paraId="03100C24"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278.23</w:t>
            </w:r>
          </w:p>
        </w:tc>
        <w:tc>
          <w:tcPr>
            <w:tcW w:w="963" w:type="dxa"/>
            <w:shd w:val="clear" w:color="auto" w:fill="FFFFFF"/>
            <w:vAlign w:val="center"/>
          </w:tcPr>
          <w:p w14:paraId="19AE611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414.60</w:t>
            </w:r>
          </w:p>
        </w:tc>
      </w:tr>
      <w:tr w:rsidR="008F7561" w:rsidRPr="00A229AF" w14:paraId="5E610F9C" w14:textId="77777777" w:rsidTr="00A229AF">
        <w:trPr>
          <w:trHeight w:val="368"/>
          <w:jc w:val="center"/>
        </w:trPr>
        <w:tc>
          <w:tcPr>
            <w:tcW w:w="1701" w:type="dxa"/>
            <w:shd w:val="clear" w:color="auto" w:fill="FFFFFF"/>
            <w:vAlign w:val="center"/>
          </w:tcPr>
          <w:p w14:paraId="084971CD" w14:textId="77777777" w:rsidR="008F7561" w:rsidRPr="00A229AF" w:rsidRDefault="008F7561" w:rsidP="00AD3262">
            <w:pPr>
              <w:spacing w:line="240" w:lineRule="auto"/>
              <w:ind w:left="100" w:right="100"/>
              <w:rPr>
                <w:rFonts w:ascii="Times New Roman" w:hAnsi="Times New Roman" w:cs="Times New Roman"/>
                <w:sz w:val="16"/>
                <w:szCs w:val="16"/>
                <w:highlight w:val="yellow"/>
              </w:rPr>
            </w:pPr>
            <w:r w:rsidRPr="00A229AF">
              <w:rPr>
                <w:rFonts w:ascii="Times New Roman" w:hAnsi="Times New Roman" w:cs="Times New Roman"/>
                <w:color w:val="000000"/>
                <w:sz w:val="16"/>
                <w:szCs w:val="16"/>
              </w:rPr>
              <w:t>RIO BRANCO</w:t>
            </w:r>
          </w:p>
        </w:tc>
        <w:tc>
          <w:tcPr>
            <w:tcW w:w="963" w:type="dxa"/>
            <w:shd w:val="clear" w:color="auto" w:fill="FFFFFF"/>
            <w:tcMar>
              <w:left w:w="108" w:type="dxa"/>
              <w:right w:w="108" w:type="dxa"/>
            </w:tcMar>
            <w:vAlign w:val="center"/>
          </w:tcPr>
          <w:p w14:paraId="049F75F5"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43</w:t>
            </w:r>
          </w:p>
        </w:tc>
        <w:tc>
          <w:tcPr>
            <w:tcW w:w="963" w:type="dxa"/>
            <w:shd w:val="clear" w:color="auto" w:fill="FFFFFF"/>
            <w:tcMar>
              <w:left w:w="108" w:type="dxa"/>
              <w:right w:w="108" w:type="dxa"/>
            </w:tcMar>
            <w:vAlign w:val="center"/>
          </w:tcPr>
          <w:p w14:paraId="747CD91F"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16,132</w:t>
            </w:r>
          </w:p>
        </w:tc>
        <w:tc>
          <w:tcPr>
            <w:tcW w:w="963" w:type="dxa"/>
            <w:shd w:val="clear" w:color="auto" w:fill="FFFFFF"/>
            <w:vAlign w:val="center"/>
          </w:tcPr>
          <w:p w14:paraId="74A25F0A"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123</w:t>
            </w:r>
          </w:p>
        </w:tc>
        <w:tc>
          <w:tcPr>
            <w:tcW w:w="963" w:type="dxa"/>
            <w:shd w:val="clear" w:color="auto" w:fill="FFFFFF"/>
            <w:vAlign w:val="center"/>
          </w:tcPr>
          <w:p w14:paraId="1424E850"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17,531</w:t>
            </w:r>
          </w:p>
        </w:tc>
        <w:tc>
          <w:tcPr>
            <w:tcW w:w="963" w:type="dxa"/>
            <w:shd w:val="clear" w:color="auto" w:fill="FFFFFF"/>
            <w:vAlign w:val="center"/>
          </w:tcPr>
          <w:p w14:paraId="66F10B45"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0.911</w:t>
            </w:r>
          </w:p>
        </w:tc>
        <w:tc>
          <w:tcPr>
            <w:tcW w:w="963" w:type="dxa"/>
            <w:shd w:val="clear" w:color="auto" w:fill="FFFFFF"/>
            <w:vAlign w:val="center"/>
          </w:tcPr>
          <w:p w14:paraId="484A3779"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0.953</w:t>
            </w:r>
          </w:p>
        </w:tc>
        <w:tc>
          <w:tcPr>
            <w:tcW w:w="963" w:type="dxa"/>
            <w:shd w:val="clear" w:color="auto" w:fill="FFFFFF"/>
            <w:vAlign w:val="center"/>
          </w:tcPr>
          <w:p w14:paraId="623EFBE4"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4,641.00</w:t>
            </w:r>
          </w:p>
        </w:tc>
        <w:tc>
          <w:tcPr>
            <w:tcW w:w="963" w:type="dxa"/>
            <w:shd w:val="clear" w:color="auto" w:fill="FFFFFF"/>
            <w:vAlign w:val="center"/>
          </w:tcPr>
          <w:p w14:paraId="255238FD"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7,216.42</w:t>
            </w:r>
          </w:p>
        </w:tc>
      </w:tr>
      <w:tr w:rsidR="008F7561" w:rsidRPr="00A229AF" w14:paraId="2B509998" w14:textId="77777777" w:rsidTr="00A229AF">
        <w:trPr>
          <w:trHeight w:val="368"/>
          <w:jc w:val="center"/>
        </w:trPr>
        <w:tc>
          <w:tcPr>
            <w:tcW w:w="1701" w:type="dxa"/>
            <w:shd w:val="clear" w:color="auto" w:fill="FFFFFF"/>
            <w:vAlign w:val="center"/>
          </w:tcPr>
          <w:p w14:paraId="4CA0BB5F"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RUBEM BERTA</w:t>
            </w:r>
          </w:p>
        </w:tc>
        <w:tc>
          <w:tcPr>
            <w:tcW w:w="963" w:type="dxa"/>
            <w:shd w:val="clear" w:color="auto" w:fill="FFFFFF"/>
            <w:tcMar>
              <w:left w:w="108" w:type="dxa"/>
              <w:right w:w="108" w:type="dxa"/>
            </w:tcMar>
            <w:vAlign w:val="center"/>
          </w:tcPr>
          <w:p w14:paraId="4D411456"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78</w:t>
            </w:r>
          </w:p>
        </w:tc>
        <w:tc>
          <w:tcPr>
            <w:tcW w:w="963" w:type="dxa"/>
            <w:shd w:val="clear" w:color="auto" w:fill="FFFFFF"/>
            <w:tcMar>
              <w:left w:w="108" w:type="dxa"/>
              <w:right w:w="108" w:type="dxa"/>
            </w:tcMar>
            <w:vAlign w:val="center"/>
          </w:tcPr>
          <w:p w14:paraId="54B60580"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68,286</w:t>
            </w:r>
          </w:p>
        </w:tc>
        <w:tc>
          <w:tcPr>
            <w:tcW w:w="963" w:type="dxa"/>
            <w:shd w:val="clear" w:color="auto" w:fill="FFFFFF"/>
            <w:vAlign w:val="center"/>
          </w:tcPr>
          <w:p w14:paraId="65FDECAB"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120</w:t>
            </w:r>
          </w:p>
        </w:tc>
        <w:tc>
          <w:tcPr>
            <w:tcW w:w="963" w:type="dxa"/>
            <w:shd w:val="clear" w:color="auto" w:fill="FFFFFF"/>
            <w:vAlign w:val="center"/>
          </w:tcPr>
          <w:p w14:paraId="596D4EE9"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74,522</w:t>
            </w:r>
          </w:p>
        </w:tc>
        <w:tc>
          <w:tcPr>
            <w:tcW w:w="963" w:type="dxa"/>
            <w:shd w:val="clear" w:color="auto" w:fill="FFFFFF"/>
            <w:vAlign w:val="center"/>
          </w:tcPr>
          <w:p w14:paraId="517924F9"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0.708</w:t>
            </w:r>
          </w:p>
        </w:tc>
        <w:tc>
          <w:tcPr>
            <w:tcW w:w="963" w:type="dxa"/>
            <w:shd w:val="clear" w:color="auto" w:fill="FFFFFF"/>
            <w:vAlign w:val="center"/>
          </w:tcPr>
          <w:p w14:paraId="2F8C469D"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0.816</w:t>
            </w:r>
          </w:p>
        </w:tc>
        <w:tc>
          <w:tcPr>
            <w:tcW w:w="963" w:type="dxa"/>
            <w:shd w:val="clear" w:color="auto" w:fill="FFFFFF"/>
            <w:vAlign w:val="center"/>
          </w:tcPr>
          <w:p w14:paraId="337DCCED"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736.22</w:t>
            </w:r>
          </w:p>
        </w:tc>
        <w:tc>
          <w:tcPr>
            <w:tcW w:w="963" w:type="dxa"/>
            <w:shd w:val="clear" w:color="auto" w:fill="FFFFFF"/>
            <w:vAlign w:val="center"/>
          </w:tcPr>
          <w:p w14:paraId="7C2B7C6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899.92</w:t>
            </w:r>
          </w:p>
        </w:tc>
      </w:tr>
      <w:tr w:rsidR="008F7561" w:rsidRPr="00A229AF" w14:paraId="797CCAFB" w14:textId="77777777" w:rsidTr="00A229AF">
        <w:trPr>
          <w:trHeight w:val="368"/>
          <w:jc w:val="center"/>
        </w:trPr>
        <w:tc>
          <w:tcPr>
            <w:tcW w:w="1701" w:type="dxa"/>
            <w:shd w:val="clear" w:color="auto" w:fill="FFFFFF"/>
            <w:vAlign w:val="center"/>
          </w:tcPr>
          <w:p w14:paraId="4E2120C7"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SANTA CECILIA</w:t>
            </w:r>
          </w:p>
        </w:tc>
        <w:tc>
          <w:tcPr>
            <w:tcW w:w="963" w:type="dxa"/>
            <w:shd w:val="clear" w:color="auto" w:fill="FFFFFF"/>
            <w:tcMar>
              <w:left w:w="108" w:type="dxa"/>
              <w:right w:w="108" w:type="dxa"/>
            </w:tcMar>
            <w:vAlign w:val="center"/>
          </w:tcPr>
          <w:p w14:paraId="67F353D9"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23</w:t>
            </w:r>
          </w:p>
        </w:tc>
        <w:tc>
          <w:tcPr>
            <w:tcW w:w="963" w:type="dxa"/>
            <w:shd w:val="clear" w:color="auto" w:fill="FFFFFF"/>
            <w:tcMar>
              <w:left w:w="108" w:type="dxa"/>
              <w:right w:w="108" w:type="dxa"/>
            </w:tcMar>
            <w:vAlign w:val="center"/>
          </w:tcPr>
          <w:p w14:paraId="7CE498B3"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5,800</w:t>
            </w:r>
          </w:p>
        </w:tc>
        <w:tc>
          <w:tcPr>
            <w:tcW w:w="963" w:type="dxa"/>
            <w:shd w:val="clear" w:color="auto" w:fill="FFFFFF"/>
            <w:vAlign w:val="center"/>
          </w:tcPr>
          <w:p w14:paraId="68C3084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46</w:t>
            </w:r>
          </w:p>
        </w:tc>
        <w:tc>
          <w:tcPr>
            <w:tcW w:w="963" w:type="dxa"/>
            <w:shd w:val="clear" w:color="auto" w:fill="FFFFFF"/>
            <w:vAlign w:val="center"/>
          </w:tcPr>
          <w:p w14:paraId="1D228D27"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5,768</w:t>
            </w:r>
          </w:p>
        </w:tc>
        <w:tc>
          <w:tcPr>
            <w:tcW w:w="963" w:type="dxa"/>
            <w:shd w:val="clear" w:color="auto" w:fill="FFFFFF"/>
            <w:vAlign w:val="center"/>
          </w:tcPr>
          <w:p w14:paraId="518DCB7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0.863</w:t>
            </w:r>
          </w:p>
        </w:tc>
        <w:tc>
          <w:tcPr>
            <w:tcW w:w="963" w:type="dxa"/>
            <w:shd w:val="clear" w:color="auto" w:fill="FFFFFF"/>
            <w:vAlign w:val="center"/>
          </w:tcPr>
          <w:p w14:paraId="47C353D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0.940</w:t>
            </w:r>
          </w:p>
        </w:tc>
        <w:tc>
          <w:tcPr>
            <w:tcW w:w="963" w:type="dxa"/>
            <w:shd w:val="clear" w:color="auto" w:fill="FFFFFF"/>
            <w:vAlign w:val="center"/>
          </w:tcPr>
          <w:p w14:paraId="2B74677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2,318.72</w:t>
            </w:r>
          </w:p>
        </w:tc>
        <w:tc>
          <w:tcPr>
            <w:tcW w:w="963" w:type="dxa"/>
            <w:shd w:val="clear" w:color="auto" w:fill="FFFFFF"/>
            <w:vAlign w:val="center"/>
          </w:tcPr>
          <w:p w14:paraId="2BB27D47"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3,591.85</w:t>
            </w:r>
          </w:p>
        </w:tc>
      </w:tr>
      <w:tr w:rsidR="008F7561" w:rsidRPr="00A229AF" w14:paraId="155343D1" w14:textId="77777777" w:rsidTr="00A229AF">
        <w:trPr>
          <w:trHeight w:val="368"/>
          <w:jc w:val="center"/>
        </w:trPr>
        <w:tc>
          <w:tcPr>
            <w:tcW w:w="1701" w:type="dxa"/>
            <w:shd w:val="clear" w:color="auto" w:fill="FFFFFF"/>
            <w:vAlign w:val="center"/>
          </w:tcPr>
          <w:p w14:paraId="4383F63F"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SANTA MARIA GORETTI</w:t>
            </w:r>
          </w:p>
        </w:tc>
        <w:tc>
          <w:tcPr>
            <w:tcW w:w="963" w:type="dxa"/>
            <w:shd w:val="clear" w:color="auto" w:fill="FFFFFF"/>
            <w:tcMar>
              <w:left w:w="108" w:type="dxa"/>
              <w:right w:w="108" w:type="dxa"/>
            </w:tcMar>
            <w:vAlign w:val="center"/>
          </w:tcPr>
          <w:p w14:paraId="388A9A7D"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20</w:t>
            </w:r>
          </w:p>
        </w:tc>
        <w:tc>
          <w:tcPr>
            <w:tcW w:w="963" w:type="dxa"/>
            <w:shd w:val="clear" w:color="auto" w:fill="FFFFFF"/>
            <w:tcMar>
              <w:left w:w="108" w:type="dxa"/>
              <w:right w:w="108" w:type="dxa"/>
            </w:tcMar>
            <w:vAlign w:val="center"/>
          </w:tcPr>
          <w:p w14:paraId="385591D1"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3,922</w:t>
            </w:r>
          </w:p>
        </w:tc>
        <w:tc>
          <w:tcPr>
            <w:tcW w:w="963" w:type="dxa"/>
            <w:shd w:val="clear" w:color="auto" w:fill="FFFFFF"/>
            <w:vAlign w:val="center"/>
          </w:tcPr>
          <w:p w14:paraId="45C7C1B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62</w:t>
            </w:r>
          </w:p>
        </w:tc>
        <w:tc>
          <w:tcPr>
            <w:tcW w:w="963" w:type="dxa"/>
            <w:shd w:val="clear" w:color="auto" w:fill="FFFFFF"/>
            <w:vAlign w:val="center"/>
          </w:tcPr>
          <w:p w14:paraId="1B5E50B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332</w:t>
            </w:r>
          </w:p>
        </w:tc>
        <w:tc>
          <w:tcPr>
            <w:tcW w:w="963" w:type="dxa"/>
            <w:shd w:val="clear" w:color="auto" w:fill="FFFFFF"/>
            <w:vAlign w:val="center"/>
          </w:tcPr>
          <w:p w14:paraId="0C4B0C72"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0.804</w:t>
            </w:r>
          </w:p>
        </w:tc>
        <w:tc>
          <w:tcPr>
            <w:tcW w:w="963" w:type="dxa"/>
            <w:shd w:val="clear" w:color="auto" w:fill="FFFFFF"/>
            <w:vAlign w:val="center"/>
          </w:tcPr>
          <w:p w14:paraId="362918F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0.846</w:t>
            </w:r>
          </w:p>
        </w:tc>
        <w:tc>
          <w:tcPr>
            <w:tcW w:w="963" w:type="dxa"/>
            <w:shd w:val="clear" w:color="auto" w:fill="FFFFFF"/>
            <w:vAlign w:val="center"/>
          </w:tcPr>
          <w:p w14:paraId="61B0051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1,169.01</w:t>
            </w:r>
          </w:p>
        </w:tc>
        <w:tc>
          <w:tcPr>
            <w:tcW w:w="963" w:type="dxa"/>
            <w:shd w:val="clear" w:color="auto" w:fill="FFFFFF"/>
            <w:vAlign w:val="center"/>
          </w:tcPr>
          <w:p w14:paraId="38BF134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1,515.14</w:t>
            </w:r>
          </w:p>
        </w:tc>
      </w:tr>
      <w:tr w:rsidR="008F7561" w:rsidRPr="00A229AF" w14:paraId="7F240B06" w14:textId="77777777" w:rsidTr="00A229AF">
        <w:trPr>
          <w:trHeight w:val="368"/>
          <w:jc w:val="center"/>
        </w:trPr>
        <w:tc>
          <w:tcPr>
            <w:tcW w:w="1701" w:type="dxa"/>
            <w:shd w:val="clear" w:color="auto" w:fill="FFFFFF"/>
            <w:vAlign w:val="center"/>
          </w:tcPr>
          <w:p w14:paraId="365D652B" w14:textId="77777777" w:rsidR="008F7561" w:rsidRPr="00A229AF" w:rsidRDefault="008F7561" w:rsidP="00AD3262">
            <w:pPr>
              <w:spacing w:line="240" w:lineRule="auto"/>
              <w:ind w:left="100" w:right="100"/>
              <w:rPr>
                <w:rFonts w:ascii="Times New Roman" w:hAnsi="Times New Roman" w:cs="Times New Roman"/>
                <w:sz w:val="16"/>
                <w:szCs w:val="16"/>
                <w:highlight w:val="yellow"/>
              </w:rPr>
            </w:pPr>
            <w:r w:rsidRPr="00A229AF">
              <w:rPr>
                <w:rFonts w:ascii="Times New Roman" w:hAnsi="Times New Roman" w:cs="Times New Roman"/>
                <w:color w:val="000000"/>
                <w:sz w:val="16"/>
                <w:szCs w:val="16"/>
              </w:rPr>
              <w:t>SANTA TEREZA</w:t>
            </w:r>
          </w:p>
        </w:tc>
        <w:tc>
          <w:tcPr>
            <w:tcW w:w="963" w:type="dxa"/>
            <w:shd w:val="clear" w:color="auto" w:fill="FFFFFF"/>
            <w:tcMar>
              <w:left w:w="108" w:type="dxa"/>
              <w:right w:w="108" w:type="dxa"/>
            </w:tcMar>
            <w:vAlign w:val="center"/>
          </w:tcPr>
          <w:p w14:paraId="37FEFDF6"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highlight w:val="yellow"/>
              </w:rPr>
            </w:pPr>
            <w:r w:rsidRPr="00A229AF">
              <w:rPr>
                <w:rFonts w:ascii="Times New Roman" w:hAnsi="Times New Roman" w:cs="Times New Roman"/>
                <w:color w:val="000000"/>
                <w:sz w:val="16"/>
                <w:szCs w:val="16"/>
              </w:rPr>
              <w:t>25</w:t>
            </w:r>
          </w:p>
        </w:tc>
        <w:tc>
          <w:tcPr>
            <w:tcW w:w="963" w:type="dxa"/>
            <w:shd w:val="clear" w:color="auto" w:fill="FFFFFF"/>
            <w:tcMar>
              <w:left w:w="108" w:type="dxa"/>
              <w:right w:w="108" w:type="dxa"/>
            </w:tcMar>
            <w:vAlign w:val="center"/>
          </w:tcPr>
          <w:p w14:paraId="4C6189F4"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highlight w:val="yellow"/>
              </w:rPr>
            </w:pPr>
            <w:r w:rsidRPr="00A229AF">
              <w:rPr>
                <w:rFonts w:ascii="Times New Roman" w:hAnsi="Times New Roman" w:cs="Times New Roman"/>
                <w:color w:val="000000"/>
                <w:sz w:val="16"/>
                <w:szCs w:val="16"/>
              </w:rPr>
              <w:t>59,412</w:t>
            </w:r>
          </w:p>
        </w:tc>
        <w:tc>
          <w:tcPr>
            <w:tcW w:w="963" w:type="dxa"/>
            <w:shd w:val="clear" w:color="auto" w:fill="FFFFFF"/>
            <w:vAlign w:val="center"/>
          </w:tcPr>
          <w:p w14:paraId="54F62956"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52</w:t>
            </w:r>
          </w:p>
        </w:tc>
        <w:tc>
          <w:tcPr>
            <w:tcW w:w="963" w:type="dxa"/>
            <w:shd w:val="clear" w:color="auto" w:fill="FFFFFF"/>
            <w:vAlign w:val="center"/>
          </w:tcPr>
          <w:p w14:paraId="029C9DF7"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55,505</w:t>
            </w:r>
          </w:p>
        </w:tc>
        <w:tc>
          <w:tcPr>
            <w:tcW w:w="963" w:type="dxa"/>
            <w:shd w:val="clear" w:color="auto" w:fill="FFFFFF"/>
            <w:vAlign w:val="center"/>
          </w:tcPr>
          <w:p w14:paraId="4D64B86A"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0.738</w:t>
            </w:r>
          </w:p>
        </w:tc>
        <w:tc>
          <w:tcPr>
            <w:tcW w:w="963" w:type="dxa"/>
            <w:shd w:val="clear" w:color="auto" w:fill="FFFFFF"/>
            <w:vAlign w:val="center"/>
          </w:tcPr>
          <w:p w14:paraId="2C039061"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0.808</w:t>
            </w:r>
          </w:p>
        </w:tc>
        <w:tc>
          <w:tcPr>
            <w:tcW w:w="963" w:type="dxa"/>
            <w:shd w:val="clear" w:color="auto" w:fill="FFFFFF"/>
            <w:vAlign w:val="center"/>
          </w:tcPr>
          <w:p w14:paraId="1FC6A9DD"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981.57</w:t>
            </w:r>
          </w:p>
        </w:tc>
        <w:tc>
          <w:tcPr>
            <w:tcW w:w="963" w:type="dxa"/>
            <w:shd w:val="clear" w:color="auto" w:fill="FFFFFF"/>
            <w:vAlign w:val="center"/>
          </w:tcPr>
          <w:p w14:paraId="236F47D9"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1,220.08</w:t>
            </w:r>
          </w:p>
        </w:tc>
      </w:tr>
      <w:tr w:rsidR="008F7561" w:rsidRPr="00A229AF" w14:paraId="1008579D" w14:textId="77777777" w:rsidTr="00A229AF">
        <w:trPr>
          <w:trHeight w:val="368"/>
          <w:jc w:val="center"/>
        </w:trPr>
        <w:tc>
          <w:tcPr>
            <w:tcW w:w="1701" w:type="dxa"/>
            <w:shd w:val="clear" w:color="auto" w:fill="FFFFFF"/>
            <w:vAlign w:val="center"/>
          </w:tcPr>
          <w:p w14:paraId="24C7D20D"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SANTANA</w:t>
            </w:r>
          </w:p>
        </w:tc>
        <w:tc>
          <w:tcPr>
            <w:tcW w:w="963" w:type="dxa"/>
            <w:shd w:val="clear" w:color="auto" w:fill="FFFFFF"/>
            <w:tcMar>
              <w:left w:w="108" w:type="dxa"/>
              <w:right w:w="108" w:type="dxa"/>
            </w:tcMar>
            <w:vAlign w:val="center"/>
          </w:tcPr>
          <w:p w14:paraId="20D213B7"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76</w:t>
            </w:r>
          </w:p>
        </w:tc>
        <w:tc>
          <w:tcPr>
            <w:tcW w:w="963" w:type="dxa"/>
            <w:shd w:val="clear" w:color="auto" w:fill="FFFFFF"/>
            <w:tcMar>
              <w:left w:w="108" w:type="dxa"/>
              <w:right w:w="108" w:type="dxa"/>
            </w:tcMar>
            <w:vAlign w:val="center"/>
          </w:tcPr>
          <w:p w14:paraId="364B28E6"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25,028</w:t>
            </w:r>
          </w:p>
        </w:tc>
        <w:tc>
          <w:tcPr>
            <w:tcW w:w="963" w:type="dxa"/>
            <w:shd w:val="clear" w:color="auto" w:fill="FFFFFF"/>
            <w:vAlign w:val="center"/>
          </w:tcPr>
          <w:p w14:paraId="7C6CDC1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212</w:t>
            </w:r>
          </w:p>
        </w:tc>
        <w:tc>
          <w:tcPr>
            <w:tcW w:w="963" w:type="dxa"/>
            <w:shd w:val="clear" w:color="auto" w:fill="FFFFFF"/>
            <w:vAlign w:val="center"/>
          </w:tcPr>
          <w:p w14:paraId="774444B4"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24,638</w:t>
            </w:r>
          </w:p>
        </w:tc>
        <w:tc>
          <w:tcPr>
            <w:tcW w:w="963" w:type="dxa"/>
            <w:shd w:val="clear" w:color="auto" w:fill="FFFFFF"/>
            <w:vAlign w:val="center"/>
          </w:tcPr>
          <w:p w14:paraId="110CB264"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0.889</w:t>
            </w:r>
          </w:p>
        </w:tc>
        <w:tc>
          <w:tcPr>
            <w:tcW w:w="963" w:type="dxa"/>
            <w:shd w:val="clear" w:color="auto" w:fill="FFFFFF"/>
            <w:vAlign w:val="center"/>
          </w:tcPr>
          <w:p w14:paraId="2F2469B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0.920</w:t>
            </w:r>
          </w:p>
        </w:tc>
        <w:tc>
          <w:tcPr>
            <w:tcW w:w="963" w:type="dxa"/>
            <w:shd w:val="clear" w:color="auto" w:fill="FFFFFF"/>
            <w:vAlign w:val="center"/>
          </w:tcPr>
          <w:p w14:paraId="22F76A1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2,619.60</w:t>
            </w:r>
          </w:p>
        </w:tc>
        <w:tc>
          <w:tcPr>
            <w:tcW w:w="963" w:type="dxa"/>
            <w:shd w:val="clear" w:color="auto" w:fill="FFFFFF"/>
            <w:vAlign w:val="center"/>
          </w:tcPr>
          <w:p w14:paraId="08ADD67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2,955.83</w:t>
            </w:r>
          </w:p>
        </w:tc>
      </w:tr>
      <w:tr w:rsidR="008F7561" w:rsidRPr="00A229AF" w14:paraId="6F3F08AB" w14:textId="77777777" w:rsidTr="00A229AF">
        <w:trPr>
          <w:trHeight w:val="368"/>
          <w:jc w:val="center"/>
        </w:trPr>
        <w:tc>
          <w:tcPr>
            <w:tcW w:w="1701" w:type="dxa"/>
            <w:shd w:val="clear" w:color="auto" w:fill="FFFFFF"/>
            <w:vAlign w:val="center"/>
          </w:tcPr>
          <w:p w14:paraId="2B15DC1B" w14:textId="77777777" w:rsidR="008F7561" w:rsidRPr="00A229AF" w:rsidRDefault="008F7561" w:rsidP="00AD3262">
            <w:pPr>
              <w:spacing w:line="240" w:lineRule="auto"/>
              <w:ind w:left="100" w:right="100"/>
              <w:rPr>
                <w:rFonts w:ascii="Times New Roman" w:hAnsi="Times New Roman" w:cs="Times New Roman"/>
                <w:sz w:val="16"/>
                <w:szCs w:val="16"/>
                <w:highlight w:val="yellow"/>
              </w:rPr>
            </w:pPr>
            <w:r w:rsidRPr="00A229AF">
              <w:rPr>
                <w:rFonts w:ascii="Times New Roman" w:hAnsi="Times New Roman" w:cs="Times New Roman"/>
                <w:color w:val="000000"/>
                <w:sz w:val="16"/>
                <w:szCs w:val="16"/>
              </w:rPr>
              <w:t>SANTO ANTONIO</w:t>
            </w:r>
          </w:p>
        </w:tc>
        <w:tc>
          <w:tcPr>
            <w:tcW w:w="963" w:type="dxa"/>
            <w:shd w:val="clear" w:color="auto" w:fill="FFFFFF"/>
            <w:tcMar>
              <w:left w:w="108" w:type="dxa"/>
              <w:right w:w="108" w:type="dxa"/>
            </w:tcMar>
            <w:vAlign w:val="center"/>
          </w:tcPr>
          <w:p w14:paraId="00A9C8E3"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20</w:t>
            </w:r>
          </w:p>
        </w:tc>
        <w:tc>
          <w:tcPr>
            <w:tcW w:w="963" w:type="dxa"/>
            <w:shd w:val="clear" w:color="auto" w:fill="FFFFFF"/>
            <w:tcMar>
              <w:left w:w="108" w:type="dxa"/>
              <w:right w:w="108" w:type="dxa"/>
            </w:tcMar>
            <w:vAlign w:val="center"/>
          </w:tcPr>
          <w:p w14:paraId="0C8C4E1C"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15,003</w:t>
            </w:r>
          </w:p>
        </w:tc>
        <w:tc>
          <w:tcPr>
            <w:tcW w:w="963" w:type="dxa"/>
            <w:shd w:val="clear" w:color="auto" w:fill="FFFFFF"/>
            <w:vAlign w:val="center"/>
          </w:tcPr>
          <w:p w14:paraId="7D9D5100"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47</w:t>
            </w:r>
          </w:p>
        </w:tc>
        <w:tc>
          <w:tcPr>
            <w:tcW w:w="963" w:type="dxa"/>
            <w:shd w:val="clear" w:color="auto" w:fill="FFFFFF"/>
            <w:vAlign w:val="center"/>
          </w:tcPr>
          <w:p w14:paraId="1739679F"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13,714</w:t>
            </w:r>
          </w:p>
        </w:tc>
        <w:tc>
          <w:tcPr>
            <w:tcW w:w="963" w:type="dxa"/>
            <w:shd w:val="clear" w:color="auto" w:fill="FFFFFF"/>
            <w:vAlign w:val="center"/>
          </w:tcPr>
          <w:p w14:paraId="10490F50"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0.835</w:t>
            </w:r>
          </w:p>
        </w:tc>
        <w:tc>
          <w:tcPr>
            <w:tcW w:w="963" w:type="dxa"/>
            <w:shd w:val="clear" w:color="auto" w:fill="FFFFFF"/>
            <w:vAlign w:val="center"/>
          </w:tcPr>
          <w:p w14:paraId="5DDD2DA7"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0.888</w:t>
            </w:r>
          </w:p>
        </w:tc>
        <w:tc>
          <w:tcPr>
            <w:tcW w:w="963" w:type="dxa"/>
            <w:shd w:val="clear" w:color="auto" w:fill="FFFFFF"/>
            <w:vAlign w:val="center"/>
          </w:tcPr>
          <w:p w14:paraId="092D4559"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1,466.50</w:t>
            </w:r>
          </w:p>
        </w:tc>
        <w:tc>
          <w:tcPr>
            <w:tcW w:w="963" w:type="dxa"/>
            <w:shd w:val="clear" w:color="auto" w:fill="FFFFFF"/>
            <w:vAlign w:val="center"/>
          </w:tcPr>
          <w:p w14:paraId="28CA2D77"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1,883.02</w:t>
            </w:r>
          </w:p>
        </w:tc>
      </w:tr>
      <w:tr w:rsidR="008F7561" w:rsidRPr="00A229AF" w14:paraId="68779411" w14:textId="77777777" w:rsidTr="00A229AF">
        <w:trPr>
          <w:trHeight w:val="368"/>
          <w:jc w:val="center"/>
        </w:trPr>
        <w:tc>
          <w:tcPr>
            <w:tcW w:w="1701" w:type="dxa"/>
            <w:shd w:val="clear" w:color="auto" w:fill="FFFFFF"/>
            <w:vAlign w:val="center"/>
          </w:tcPr>
          <w:p w14:paraId="603C6B2D"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SAO GERALDO</w:t>
            </w:r>
          </w:p>
        </w:tc>
        <w:tc>
          <w:tcPr>
            <w:tcW w:w="963" w:type="dxa"/>
            <w:shd w:val="clear" w:color="auto" w:fill="FFFFFF"/>
            <w:tcMar>
              <w:left w:w="108" w:type="dxa"/>
              <w:right w:w="108" w:type="dxa"/>
            </w:tcMar>
            <w:vAlign w:val="center"/>
          </w:tcPr>
          <w:p w14:paraId="08E87C49"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99</w:t>
            </w:r>
          </w:p>
        </w:tc>
        <w:tc>
          <w:tcPr>
            <w:tcW w:w="963" w:type="dxa"/>
            <w:shd w:val="clear" w:color="auto" w:fill="FFFFFF"/>
            <w:tcMar>
              <w:left w:w="108" w:type="dxa"/>
              <w:right w:w="108" w:type="dxa"/>
            </w:tcMar>
            <w:vAlign w:val="center"/>
          </w:tcPr>
          <w:p w14:paraId="59F4B550"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9,135</w:t>
            </w:r>
          </w:p>
        </w:tc>
        <w:tc>
          <w:tcPr>
            <w:tcW w:w="963" w:type="dxa"/>
            <w:shd w:val="clear" w:color="auto" w:fill="FFFFFF"/>
            <w:vAlign w:val="center"/>
          </w:tcPr>
          <w:p w14:paraId="1BDCB22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274</w:t>
            </w:r>
          </w:p>
        </w:tc>
        <w:tc>
          <w:tcPr>
            <w:tcW w:w="963" w:type="dxa"/>
            <w:shd w:val="clear" w:color="auto" w:fill="FFFFFF"/>
            <w:vAlign w:val="center"/>
          </w:tcPr>
          <w:p w14:paraId="7CAA5D5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8,706</w:t>
            </w:r>
          </w:p>
        </w:tc>
        <w:tc>
          <w:tcPr>
            <w:tcW w:w="963" w:type="dxa"/>
            <w:shd w:val="clear" w:color="auto" w:fill="FFFFFF"/>
            <w:vAlign w:val="center"/>
          </w:tcPr>
          <w:p w14:paraId="2ECB21F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0.794</w:t>
            </w:r>
          </w:p>
        </w:tc>
        <w:tc>
          <w:tcPr>
            <w:tcW w:w="963" w:type="dxa"/>
            <w:shd w:val="clear" w:color="auto" w:fill="FFFFFF"/>
            <w:vAlign w:val="center"/>
          </w:tcPr>
          <w:p w14:paraId="41E3522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0.851</w:t>
            </w:r>
          </w:p>
        </w:tc>
        <w:tc>
          <w:tcPr>
            <w:tcW w:w="963" w:type="dxa"/>
            <w:shd w:val="clear" w:color="auto" w:fill="FFFFFF"/>
            <w:vAlign w:val="center"/>
          </w:tcPr>
          <w:p w14:paraId="48D3964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1,288.41</w:t>
            </w:r>
          </w:p>
        </w:tc>
        <w:tc>
          <w:tcPr>
            <w:tcW w:w="963" w:type="dxa"/>
            <w:shd w:val="clear" w:color="auto" w:fill="FFFFFF"/>
            <w:vAlign w:val="center"/>
          </w:tcPr>
          <w:p w14:paraId="783A1D0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1,680.17</w:t>
            </w:r>
          </w:p>
        </w:tc>
      </w:tr>
      <w:tr w:rsidR="008F7561" w:rsidRPr="00A229AF" w14:paraId="7EF11735" w14:textId="77777777" w:rsidTr="00A229AF">
        <w:trPr>
          <w:trHeight w:val="368"/>
          <w:jc w:val="center"/>
        </w:trPr>
        <w:tc>
          <w:tcPr>
            <w:tcW w:w="1701" w:type="dxa"/>
            <w:shd w:val="clear" w:color="auto" w:fill="FFFFFF"/>
            <w:vAlign w:val="center"/>
          </w:tcPr>
          <w:p w14:paraId="4E782ECF"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SAO JOAO</w:t>
            </w:r>
          </w:p>
        </w:tc>
        <w:tc>
          <w:tcPr>
            <w:tcW w:w="963" w:type="dxa"/>
            <w:shd w:val="clear" w:color="auto" w:fill="FFFFFF"/>
            <w:tcMar>
              <w:left w:w="108" w:type="dxa"/>
              <w:right w:w="108" w:type="dxa"/>
            </w:tcMar>
            <w:vAlign w:val="center"/>
          </w:tcPr>
          <w:p w14:paraId="73A8A4D8"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65</w:t>
            </w:r>
          </w:p>
        </w:tc>
        <w:tc>
          <w:tcPr>
            <w:tcW w:w="963" w:type="dxa"/>
            <w:shd w:val="clear" w:color="auto" w:fill="FFFFFF"/>
            <w:tcMar>
              <w:left w:w="108" w:type="dxa"/>
              <w:right w:w="108" w:type="dxa"/>
            </w:tcMar>
            <w:vAlign w:val="center"/>
          </w:tcPr>
          <w:p w14:paraId="27C8F705"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18,855</w:t>
            </w:r>
          </w:p>
        </w:tc>
        <w:tc>
          <w:tcPr>
            <w:tcW w:w="963" w:type="dxa"/>
            <w:shd w:val="clear" w:color="auto" w:fill="FFFFFF"/>
            <w:vAlign w:val="center"/>
          </w:tcPr>
          <w:p w14:paraId="63B93AB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149</w:t>
            </w:r>
          </w:p>
        </w:tc>
        <w:tc>
          <w:tcPr>
            <w:tcW w:w="963" w:type="dxa"/>
            <w:shd w:val="clear" w:color="auto" w:fill="FFFFFF"/>
            <w:vAlign w:val="center"/>
          </w:tcPr>
          <w:p w14:paraId="540EEF7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14,544</w:t>
            </w:r>
          </w:p>
        </w:tc>
        <w:tc>
          <w:tcPr>
            <w:tcW w:w="963" w:type="dxa"/>
            <w:shd w:val="clear" w:color="auto" w:fill="FFFFFF"/>
            <w:vAlign w:val="center"/>
          </w:tcPr>
          <w:p w14:paraId="5C04EE9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0.897</w:t>
            </w:r>
          </w:p>
        </w:tc>
        <w:tc>
          <w:tcPr>
            <w:tcW w:w="963" w:type="dxa"/>
            <w:shd w:val="clear" w:color="auto" w:fill="FFFFFF"/>
            <w:vAlign w:val="center"/>
          </w:tcPr>
          <w:p w14:paraId="4442BCB9"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0.925</w:t>
            </w:r>
          </w:p>
        </w:tc>
        <w:tc>
          <w:tcPr>
            <w:tcW w:w="963" w:type="dxa"/>
            <w:shd w:val="clear" w:color="auto" w:fill="FFFFFF"/>
            <w:vAlign w:val="center"/>
          </w:tcPr>
          <w:p w14:paraId="4F4EEE2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1,425.58</w:t>
            </w:r>
          </w:p>
        </w:tc>
        <w:tc>
          <w:tcPr>
            <w:tcW w:w="963" w:type="dxa"/>
            <w:shd w:val="clear" w:color="auto" w:fill="FFFFFF"/>
            <w:vAlign w:val="center"/>
          </w:tcPr>
          <w:p w14:paraId="221446E9"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2,028.95</w:t>
            </w:r>
          </w:p>
        </w:tc>
      </w:tr>
      <w:tr w:rsidR="008F7561" w:rsidRPr="00A229AF" w14:paraId="125737D9" w14:textId="77777777" w:rsidTr="00A229AF">
        <w:trPr>
          <w:trHeight w:val="368"/>
          <w:jc w:val="center"/>
        </w:trPr>
        <w:tc>
          <w:tcPr>
            <w:tcW w:w="1701" w:type="dxa"/>
            <w:shd w:val="clear" w:color="auto" w:fill="FFFFFF"/>
            <w:vAlign w:val="center"/>
          </w:tcPr>
          <w:p w14:paraId="02143FCC"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SAO SEBASTIAO</w:t>
            </w:r>
          </w:p>
        </w:tc>
        <w:tc>
          <w:tcPr>
            <w:tcW w:w="963" w:type="dxa"/>
            <w:shd w:val="clear" w:color="auto" w:fill="FFFFFF"/>
            <w:tcMar>
              <w:left w:w="108" w:type="dxa"/>
              <w:right w:w="108" w:type="dxa"/>
            </w:tcMar>
            <w:vAlign w:val="center"/>
          </w:tcPr>
          <w:p w14:paraId="5DE02C2E"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25</w:t>
            </w:r>
          </w:p>
        </w:tc>
        <w:tc>
          <w:tcPr>
            <w:tcW w:w="963" w:type="dxa"/>
            <w:shd w:val="clear" w:color="auto" w:fill="FFFFFF"/>
            <w:tcMar>
              <w:left w:w="108" w:type="dxa"/>
              <w:right w:w="108" w:type="dxa"/>
            </w:tcMar>
            <w:vAlign w:val="center"/>
          </w:tcPr>
          <w:p w14:paraId="7C0BCDF5"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6,961</w:t>
            </w:r>
          </w:p>
        </w:tc>
        <w:tc>
          <w:tcPr>
            <w:tcW w:w="963" w:type="dxa"/>
            <w:shd w:val="clear" w:color="auto" w:fill="FFFFFF"/>
            <w:vAlign w:val="center"/>
          </w:tcPr>
          <w:p w14:paraId="6BE91A6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64</w:t>
            </w:r>
          </w:p>
        </w:tc>
        <w:tc>
          <w:tcPr>
            <w:tcW w:w="963" w:type="dxa"/>
            <w:shd w:val="clear" w:color="auto" w:fill="FFFFFF"/>
            <w:vAlign w:val="center"/>
          </w:tcPr>
          <w:p w14:paraId="68A6B88F"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10,164</w:t>
            </w:r>
          </w:p>
        </w:tc>
        <w:tc>
          <w:tcPr>
            <w:tcW w:w="963" w:type="dxa"/>
            <w:shd w:val="clear" w:color="auto" w:fill="FFFFFF"/>
            <w:vAlign w:val="center"/>
          </w:tcPr>
          <w:p w14:paraId="5F03296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0.918</w:t>
            </w:r>
          </w:p>
        </w:tc>
        <w:tc>
          <w:tcPr>
            <w:tcW w:w="963" w:type="dxa"/>
            <w:shd w:val="clear" w:color="auto" w:fill="FFFFFF"/>
            <w:vAlign w:val="center"/>
          </w:tcPr>
          <w:p w14:paraId="1757498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0.805</w:t>
            </w:r>
          </w:p>
        </w:tc>
        <w:tc>
          <w:tcPr>
            <w:tcW w:w="963" w:type="dxa"/>
            <w:shd w:val="clear" w:color="auto" w:fill="FFFFFF"/>
            <w:vAlign w:val="center"/>
          </w:tcPr>
          <w:p w14:paraId="0AAB967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1,447.86</w:t>
            </w:r>
          </w:p>
        </w:tc>
        <w:tc>
          <w:tcPr>
            <w:tcW w:w="963" w:type="dxa"/>
            <w:shd w:val="clear" w:color="auto" w:fill="FFFFFF"/>
            <w:vAlign w:val="center"/>
          </w:tcPr>
          <w:p w14:paraId="73B8C47F"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2,371.03</w:t>
            </w:r>
          </w:p>
        </w:tc>
      </w:tr>
      <w:tr w:rsidR="008F7561" w:rsidRPr="00A229AF" w14:paraId="7BCEE2E7" w14:textId="77777777" w:rsidTr="00A229AF">
        <w:trPr>
          <w:trHeight w:val="368"/>
          <w:jc w:val="center"/>
        </w:trPr>
        <w:tc>
          <w:tcPr>
            <w:tcW w:w="1701" w:type="dxa"/>
            <w:shd w:val="clear" w:color="auto" w:fill="FFFFFF"/>
            <w:vAlign w:val="center"/>
          </w:tcPr>
          <w:p w14:paraId="37062F1D"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SARANDI</w:t>
            </w:r>
          </w:p>
        </w:tc>
        <w:tc>
          <w:tcPr>
            <w:tcW w:w="963" w:type="dxa"/>
            <w:shd w:val="clear" w:color="auto" w:fill="FFFFFF"/>
            <w:tcMar>
              <w:left w:w="108" w:type="dxa"/>
              <w:right w:w="108" w:type="dxa"/>
            </w:tcMar>
            <w:vAlign w:val="center"/>
          </w:tcPr>
          <w:p w14:paraId="034A369E"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189</w:t>
            </w:r>
          </w:p>
        </w:tc>
        <w:tc>
          <w:tcPr>
            <w:tcW w:w="963" w:type="dxa"/>
            <w:shd w:val="clear" w:color="auto" w:fill="FFFFFF"/>
            <w:tcMar>
              <w:left w:w="108" w:type="dxa"/>
              <w:right w:w="108" w:type="dxa"/>
            </w:tcMar>
            <w:vAlign w:val="center"/>
          </w:tcPr>
          <w:p w14:paraId="511DFF06"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90,120</w:t>
            </w:r>
          </w:p>
        </w:tc>
        <w:tc>
          <w:tcPr>
            <w:tcW w:w="963" w:type="dxa"/>
            <w:shd w:val="clear" w:color="auto" w:fill="FFFFFF"/>
            <w:vAlign w:val="center"/>
          </w:tcPr>
          <w:p w14:paraId="06CD68CB"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389</w:t>
            </w:r>
          </w:p>
        </w:tc>
        <w:tc>
          <w:tcPr>
            <w:tcW w:w="963" w:type="dxa"/>
            <w:shd w:val="clear" w:color="auto" w:fill="FFFFFF"/>
            <w:vAlign w:val="center"/>
          </w:tcPr>
          <w:p w14:paraId="1139F589"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91,366</w:t>
            </w:r>
          </w:p>
        </w:tc>
        <w:tc>
          <w:tcPr>
            <w:tcW w:w="963" w:type="dxa"/>
            <w:shd w:val="clear" w:color="auto" w:fill="FFFFFF"/>
            <w:vAlign w:val="center"/>
          </w:tcPr>
          <w:p w14:paraId="778D4EAD"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0.794</w:t>
            </w:r>
          </w:p>
        </w:tc>
        <w:tc>
          <w:tcPr>
            <w:tcW w:w="963" w:type="dxa"/>
            <w:shd w:val="clear" w:color="auto" w:fill="FFFFFF"/>
            <w:vAlign w:val="center"/>
          </w:tcPr>
          <w:p w14:paraId="03102EC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0.868</w:t>
            </w:r>
          </w:p>
        </w:tc>
        <w:tc>
          <w:tcPr>
            <w:tcW w:w="963" w:type="dxa"/>
            <w:shd w:val="clear" w:color="auto" w:fill="FFFFFF"/>
            <w:vAlign w:val="center"/>
          </w:tcPr>
          <w:p w14:paraId="1EDE1E72"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1,288.41</w:t>
            </w:r>
          </w:p>
        </w:tc>
        <w:tc>
          <w:tcPr>
            <w:tcW w:w="963" w:type="dxa"/>
            <w:shd w:val="clear" w:color="auto" w:fill="FFFFFF"/>
            <w:vAlign w:val="center"/>
          </w:tcPr>
          <w:p w14:paraId="4A42B2B7"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2,202.50</w:t>
            </w:r>
          </w:p>
        </w:tc>
      </w:tr>
      <w:tr w:rsidR="008F7561" w:rsidRPr="00A229AF" w14:paraId="4F38589A" w14:textId="77777777" w:rsidTr="00A229AF">
        <w:trPr>
          <w:trHeight w:val="368"/>
          <w:jc w:val="center"/>
        </w:trPr>
        <w:tc>
          <w:tcPr>
            <w:tcW w:w="1701" w:type="dxa"/>
            <w:shd w:val="clear" w:color="auto" w:fill="FFFFFF"/>
            <w:vAlign w:val="center"/>
          </w:tcPr>
          <w:p w14:paraId="4AE3C29C"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TERESOPOLIS</w:t>
            </w:r>
          </w:p>
        </w:tc>
        <w:tc>
          <w:tcPr>
            <w:tcW w:w="963" w:type="dxa"/>
            <w:shd w:val="clear" w:color="auto" w:fill="FFFFFF"/>
            <w:tcMar>
              <w:left w:w="108" w:type="dxa"/>
              <w:right w:w="108" w:type="dxa"/>
            </w:tcMar>
            <w:vAlign w:val="center"/>
          </w:tcPr>
          <w:p w14:paraId="1EADBCE8"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29</w:t>
            </w:r>
          </w:p>
        </w:tc>
        <w:tc>
          <w:tcPr>
            <w:tcW w:w="963" w:type="dxa"/>
            <w:shd w:val="clear" w:color="auto" w:fill="FFFFFF"/>
            <w:tcMar>
              <w:left w:w="108" w:type="dxa"/>
              <w:right w:w="108" w:type="dxa"/>
            </w:tcMar>
            <w:vAlign w:val="center"/>
          </w:tcPr>
          <w:p w14:paraId="0A34C8C8"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9,837</w:t>
            </w:r>
          </w:p>
        </w:tc>
        <w:tc>
          <w:tcPr>
            <w:tcW w:w="963" w:type="dxa"/>
            <w:shd w:val="clear" w:color="auto" w:fill="FFFFFF"/>
            <w:vAlign w:val="center"/>
          </w:tcPr>
          <w:p w14:paraId="2607527C"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51</w:t>
            </w:r>
          </w:p>
        </w:tc>
        <w:tc>
          <w:tcPr>
            <w:tcW w:w="963" w:type="dxa"/>
            <w:shd w:val="clear" w:color="auto" w:fill="FFFFFF"/>
            <w:vAlign w:val="center"/>
          </w:tcPr>
          <w:p w14:paraId="01F430DF"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12,766</w:t>
            </w:r>
          </w:p>
        </w:tc>
        <w:tc>
          <w:tcPr>
            <w:tcW w:w="963" w:type="dxa"/>
            <w:shd w:val="clear" w:color="auto" w:fill="FFFFFF"/>
            <w:vAlign w:val="center"/>
          </w:tcPr>
          <w:p w14:paraId="10039BF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0.821</w:t>
            </w:r>
          </w:p>
        </w:tc>
        <w:tc>
          <w:tcPr>
            <w:tcW w:w="963" w:type="dxa"/>
            <w:shd w:val="clear" w:color="auto" w:fill="FFFFFF"/>
            <w:vAlign w:val="center"/>
          </w:tcPr>
          <w:p w14:paraId="75838BC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0.884</w:t>
            </w:r>
          </w:p>
        </w:tc>
        <w:tc>
          <w:tcPr>
            <w:tcW w:w="963" w:type="dxa"/>
            <w:shd w:val="clear" w:color="auto" w:fill="FFFFFF"/>
            <w:vAlign w:val="center"/>
          </w:tcPr>
          <w:p w14:paraId="52974157"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1,399.60</w:t>
            </w:r>
          </w:p>
        </w:tc>
        <w:tc>
          <w:tcPr>
            <w:tcW w:w="963" w:type="dxa"/>
            <w:shd w:val="clear" w:color="auto" w:fill="FFFFFF"/>
            <w:vAlign w:val="center"/>
          </w:tcPr>
          <w:p w14:paraId="0FB288D7"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2,185.42</w:t>
            </w:r>
          </w:p>
        </w:tc>
      </w:tr>
      <w:tr w:rsidR="008F7561" w:rsidRPr="00A229AF" w14:paraId="37FC4D5D" w14:textId="77777777" w:rsidTr="00A229AF">
        <w:trPr>
          <w:trHeight w:val="368"/>
          <w:jc w:val="center"/>
        </w:trPr>
        <w:tc>
          <w:tcPr>
            <w:tcW w:w="1701" w:type="dxa"/>
            <w:shd w:val="clear" w:color="auto" w:fill="FFFFFF"/>
            <w:vAlign w:val="center"/>
          </w:tcPr>
          <w:p w14:paraId="3FABE423"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TRES FIGUEIRAS</w:t>
            </w:r>
          </w:p>
        </w:tc>
        <w:tc>
          <w:tcPr>
            <w:tcW w:w="963" w:type="dxa"/>
            <w:shd w:val="clear" w:color="auto" w:fill="FFFFFF"/>
            <w:tcMar>
              <w:left w:w="108" w:type="dxa"/>
              <w:right w:w="108" w:type="dxa"/>
            </w:tcMar>
            <w:vAlign w:val="center"/>
          </w:tcPr>
          <w:p w14:paraId="405BE489"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13</w:t>
            </w:r>
          </w:p>
        </w:tc>
        <w:tc>
          <w:tcPr>
            <w:tcW w:w="963" w:type="dxa"/>
            <w:shd w:val="clear" w:color="auto" w:fill="FFFFFF"/>
            <w:tcMar>
              <w:left w:w="108" w:type="dxa"/>
              <w:right w:w="108" w:type="dxa"/>
            </w:tcMar>
            <w:vAlign w:val="center"/>
          </w:tcPr>
          <w:p w14:paraId="205B4319"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3,657</w:t>
            </w:r>
          </w:p>
        </w:tc>
        <w:tc>
          <w:tcPr>
            <w:tcW w:w="963" w:type="dxa"/>
            <w:shd w:val="clear" w:color="auto" w:fill="FFFFFF"/>
            <w:vAlign w:val="center"/>
          </w:tcPr>
          <w:p w14:paraId="6829DC1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41</w:t>
            </w:r>
          </w:p>
        </w:tc>
        <w:tc>
          <w:tcPr>
            <w:tcW w:w="963" w:type="dxa"/>
            <w:shd w:val="clear" w:color="auto" w:fill="FFFFFF"/>
            <w:vAlign w:val="center"/>
          </w:tcPr>
          <w:p w14:paraId="28EC44A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407</w:t>
            </w:r>
          </w:p>
        </w:tc>
        <w:tc>
          <w:tcPr>
            <w:tcW w:w="963" w:type="dxa"/>
            <w:shd w:val="clear" w:color="auto" w:fill="FFFFFF"/>
            <w:vAlign w:val="center"/>
          </w:tcPr>
          <w:p w14:paraId="0B138C2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0.924</w:t>
            </w:r>
          </w:p>
        </w:tc>
        <w:tc>
          <w:tcPr>
            <w:tcW w:w="963" w:type="dxa"/>
            <w:shd w:val="clear" w:color="auto" w:fill="FFFFFF"/>
            <w:vAlign w:val="center"/>
          </w:tcPr>
          <w:p w14:paraId="07F4457B"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0.958</w:t>
            </w:r>
          </w:p>
        </w:tc>
        <w:tc>
          <w:tcPr>
            <w:tcW w:w="963" w:type="dxa"/>
            <w:shd w:val="clear" w:color="auto" w:fill="FFFFFF"/>
            <w:vAlign w:val="center"/>
          </w:tcPr>
          <w:p w14:paraId="411A319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4,822.42</w:t>
            </w:r>
          </w:p>
        </w:tc>
        <w:tc>
          <w:tcPr>
            <w:tcW w:w="963" w:type="dxa"/>
            <w:shd w:val="clear" w:color="auto" w:fill="FFFFFF"/>
            <w:vAlign w:val="center"/>
          </w:tcPr>
          <w:p w14:paraId="24ED2049"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7,216.42</w:t>
            </w:r>
          </w:p>
        </w:tc>
      </w:tr>
      <w:tr w:rsidR="008F7561" w:rsidRPr="00A229AF" w14:paraId="1AC18891" w14:textId="77777777" w:rsidTr="00A229AF">
        <w:trPr>
          <w:trHeight w:val="368"/>
          <w:jc w:val="center"/>
        </w:trPr>
        <w:tc>
          <w:tcPr>
            <w:tcW w:w="1701" w:type="dxa"/>
            <w:shd w:val="clear" w:color="auto" w:fill="FFFFFF"/>
            <w:vAlign w:val="center"/>
          </w:tcPr>
          <w:p w14:paraId="6530AF24"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TRISTEZA</w:t>
            </w:r>
          </w:p>
        </w:tc>
        <w:tc>
          <w:tcPr>
            <w:tcW w:w="963" w:type="dxa"/>
            <w:shd w:val="clear" w:color="auto" w:fill="FFFFFF"/>
            <w:tcMar>
              <w:left w:w="108" w:type="dxa"/>
              <w:right w:w="108" w:type="dxa"/>
            </w:tcMar>
            <w:vAlign w:val="center"/>
          </w:tcPr>
          <w:p w14:paraId="17BBE76D"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49</w:t>
            </w:r>
          </w:p>
        </w:tc>
        <w:tc>
          <w:tcPr>
            <w:tcW w:w="963" w:type="dxa"/>
            <w:shd w:val="clear" w:color="auto" w:fill="FFFFFF"/>
            <w:tcMar>
              <w:left w:w="108" w:type="dxa"/>
              <w:right w:w="108" w:type="dxa"/>
            </w:tcMar>
            <w:vAlign w:val="center"/>
          </w:tcPr>
          <w:p w14:paraId="1EA9F0EE"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14,837</w:t>
            </w:r>
          </w:p>
        </w:tc>
        <w:tc>
          <w:tcPr>
            <w:tcW w:w="963" w:type="dxa"/>
            <w:shd w:val="clear" w:color="auto" w:fill="FFFFFF"/>
            <w:vAlign w:val="center"/>
          </w:tcPr>
          <w:p w14:paraId="788C940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130</w:t>
            </w:r>
          </w:p>
        </w:tc>
        <w:tc>
          <w:tcPr>
            <w:tcW w:w="963" w:type="dxa"/>
            <w:shd w:val="clear" w:color="auto" w:fill="FFFFFF"/>
            <w:vAlign w:val="center"/>
          </w:tcPr>
          <w:p w14:paraId="4416D762"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15,396</w:t>
            </w:r>
          </w:p>
        </w:tc>
        <w:tc>
          <w:tcPr>
            <w:tcW w:w="963" w:type="dxa"/>
            <w:shd w:val="clear" w:color="auto" w:fill="FFFFFF"/>
            <w:vAlign w:val="center"/>
          </w:tcPr>
          <w:p w14:paraId="3B51AF8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0.863</w:t>
            </w:r>
          </w:p>
        </w:tc>
        <w:tc>
          <w:tcPr>
            <w:tcW w:w="963" w:type="dxa"/>
            <w:shd w:val="clear" w:color="auto" w:fill="FFFFFF"/>
            <w:vAlign w:val="center"/>
          </w:tcPr>
          <w:p w14:paraId="47C7C195"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0.925</w:t>
            </w:r>
          </w:p>
        </w:tc>
        <w:tc>
          <w:tcPr>
            <w:tcW w:w="963" w:type="dxa"/>
            <w:shd w:val="clear" w:color="auto" w:fill="FFFFFF"/>
            <w:vAlign w:val="center"/>
          </w:tcPr>
          <w:p w14:paraId="555A4E6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2,364.92</w:t>
            </w:r>
          </w:p>
        </w:tc>
        <w:tc>
          <w:tcPr>
            <w:tcW w:w="963" w:type="dxa"/>
            <w:shd w:val="clear" w:color="auto" w:fill="FFFFFF"/>
            <w:vAlign w:val="center"/>
          </w:tcPr>
          <w:p w14:paraId="047F17D2"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3,371.41</w:t>
            </w:r>
          </w:p>
        </w:tc>
      </w:tr>
      <w:tr w:rsidR="008F7561" w:rsidRPr="00A229AF" w14:paraId="561FF560" w14:textId="77777777" w:rsidTr="00A229AF">
        <w:trPr>
          <w:trHeight w:val="368"/>
          <w:jc w:val="center"/>
        </w:trPr>
        <w:tc>
          <w:tcPr>
            <w:tcW w:w="1701" w:type="dxa"/>
            <w:shd w:val="clear" w:color="auto" w:fill="FFFFFF"/>
            <w:vAlign w:val="center"/>
          </w:tcPr>
          <w:p w14:paraId="0DA0DBC6"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VILA ASSUNCAO</w:t>
            </w:r>
          </w:p>
        </w:tc>
        <w:tc>
          <w:tcPr>
            <w:tcW w:w="963" w:type="dxa"/>
            <w:shd w:val="clear" w:color="auto" w:fill="FFFFFF"/>
            <w:tcMar>
              <w:left w:w="108" w:type="dxa"/>
              <w:right w:w="108" w:type="dxa"/>
            </w:tcMar>
            <w:vAlign w:val="center"/>
          </w:tcPr>
          <w:p w14:paraId="6F1BFE23"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3</w:t>
            </w:r>
          </w:p>
        </w:tc>
        <w:tc>
          <w:tcPr>
            <w:tcW w:w="963" w:type="dxa"/>
            <w:shd w:val="clear" w:color="auto" w:fill="FFFFFF"/>
            <w:tcMar>
              <w:left w:w="108" w:type="dxa"/>
              <w:right w:w="108" w:type="dxa"/>
            </w:tcMar>
            <w:vAlign w:val="center"/>
          </w:tcPr>
          <w:p w14:paraId="1FF1824C"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4,096</w:t>
            </w:r>
          </w:p>
        </w:tc>
        <w:tc>
          <w:tcPr>
            <w:tcW w:w="963" w:type="dxa"/>
            <w:shd w:val="clear" w:color="auto" w:fill="FFFFFF"/>
            <w:vAlign w:val="center"/>
          </w:tcPr>
          <w:p w14:paraId="0F20619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10</w:t>
            </w:r>
          </w:p>
        </w:tc>
        <w:tc>
          <w:tcPr>
            <w:tcW w:w="963" w:type="dxa"/>
            <w:shd w:val="clear" w:color="auto" w:fill="FFFFFF"/>
            <w:vAlign w:val="center"/>
          </w:tcPr>
          <w:p w14:paraId="684BEE3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4,418</w:t>
            </w:r>
          </w:p>
        </w:tc>
        <w:tc>
          <w:tcPr>
            <w:tcW w:w="963" w:type="dxa"/>
            <w:shd w:val="clear" w:color="auto" w:fill="FFFFFF"/>
            <w:vAlign w:val="center"/>
          </w:tcPr>
          <w:p w14:paraId="43FE751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0.903</w:t>
            </w:r>
          </w:p>
        </w:tc>
        <w:tc>
          <w:tcPr>
            <w:tcW w:w="963" w:type="dxa"/>
            <w:shd w:val="clear" w:color="auto" w:fill="FFFFFF"/>
            <w:vAlign w:val="center"/>
          </w:tcPr>
          <w:p w14:paraId="13DEEDA4"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0.953</w:t>
            </w:r>
          </w:p>
        </w:tc>
        <w:tc>
          <w:tcPr>
            <w:tcW w:w="963" w:type="dxa"/>
            <w:shd w:val="clear" w:color="auto" w:fill="FFFFFF"/>
            <w:vAlign w:val="center"/>
          </w:tcPr>
          <w:p w14:paraId="6A4F70D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3,005.64</w:t>
            </w:r>
          </w:p>
        </w:tc>
        <w:tc>
          <w:tcPr>
            <w:tcW w:w="963" w:type="dxa"/>
            <w:shd w:val="clear" w:color="auto" w:fill="FFFFFF"/>
            <w:vAlign w:val="center"/>
          </w:tcPr>
          <w:p w14:paraId="04A8ADCB"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3,931.41</w:t>
            </w:r>
          </w:p>
        </w:tc>
      </w:tr>
      <w:tr w:rsidR="008F7561" w:rsidRPr="00A229AF" w14:paraId="24492D05" w14:textId="77777777" w:rsidTr="00A229AF">
        <w:trPr>
          <w:trHeight w:val="368"/>
          <w:jc w:val="center"/>
        </w:trPr>
        <w:tc>
          <w:tcPr>
            <w:tcW w:w="1701" w:type="dxa"/>
            <w:shd w:val="clear" w:color="auto" w:fill="FFFFFF"/>
            <w:vAlign w:val="center"/>
          </w:tcPr>
          <w:p w14:paraId="2315394C"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VILA CONCEICAO</w:t>
            </w:r>
          </w:p>
        </w:tc>
        <w:tc>
          <w:tcPr>
            <w:tcW w:w="963" w:type="dxa"/>
            <w:shd w:val="clear" w:color="auto" w:fill="FFFFFF"/>
            <w:tcMar>
              <w:left w:w="108" w:type="dxa"/>
              <w:right w:w="108" w:type="dxa"/>
            </w:tcMar>
            <w:vAlign w:val="center"/>
          </w:tcPr>
          <w:p w14:paraId="0043CEC9"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4</w:t>
            </w:r>
          </w:p>
        </w:tc>
        <w:tc>
          <w:tcPr>
            <w:tcW w:w="963" w:type="dxa"/>
            <w:shd w:val="clear" w:color="auto" w:fill="FFFFFF"/>
            <w:tcMar>
              <w:left w:w="108" w:type="dxa"/>
              <w:right w:w="108" w:type="dxa"/>
            </w:tcMar>
            <w:vAlign w:val="center"/>
          </w:tcPr>
          <w:p w14:paraId="4460B502"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1,467</w:t>
            </w:r>
          </w:p>
        </w:tc>
        <w:tc>
          <w:tcPr>
            <w:tcW w:w="963" w:type="dxa"/>
            <w:shd w:val="clear" w:color="auto" w:fill="FFFFFF"/>
            <w:vAlign w:val="center"/>
          </w:tcPr>
          <w:p w14:paraId="4D0CEC3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6</w:t>
            </w:r>
          </w:p>
        </w:tc>
        <w:tc>
          <w:tcPr>
            <w:tcW w:w="963" w:type="dxa"/>
            <w:shd w:val="clear" w:color="auto" w:fill="FFFFFF"/>
            <w:vAlign w:val="center"/>
          </w:tcPr>
          <w:p w14:paraId="03CEBDB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1,349</w:t>
            </w:r>
          </w:p>
        </w:tc>
        <w:tc>
          <w:tcPr>
            <w:tcW w:w="963" w:type="dxa"/>
            <w:shd w:val="clear" w:color="auto" w:fill="FFFFFF"/>
            <w:vAlign w:val="center"/>
          </w:tcPr>
          <w:p w14:paraId="2D50F71D"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0.903</w:t>
            </w:r>
          </w:p>
        </w:tc>
        <w:tc>
          <w:tcPr>
            <w:tcW w:w="963" w:type="dxa"/>
            <w:shd w:val="clear" w:color="auto" w:fill="FFFFFF"/>
            <w:vAlign w:val="center"/>
          </w:tcPr>
          <w:p w14:paraId="1624E104"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0.953</w:t>
            </w:r>
          </w:p>
        </w:tc>
        <w:tc>
          <w:tcPr>
            <w:tcW w:w="963" w:type="dxa"/>
            <w:shd w:val="clear" w:color="auto" w:fill="FFFFFF"/>
            <w:vAlign w:val="center"/>
          </w:tcPr>
          <w:p w14:paraId="1FD902E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3,005.64</w:t>
            </w:r>
          </w:p>
        </w:tc>
        <w:tc>
          <w:tcPr>
            <w:tcW w:w="963" w:type="dxa"/>
            <w:shd w:val="clear" w:color="auto" w:fill="FFFFFF"/>
            <w:vAlign w:val="center"/>
          </w:tcPr>
          <w:p w14:paraId="63508D4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3,931.41</w:t>
            </w:r>
          </w:p>
        </w:tc>
      </w:tr>
      <w:tr w:rsidR="008F7561" w:rsidRPr="00A229AF" w14:paraId="76379F2F" w14:textId="77777777" w:rsidTr="00A229AF">
        <w:trPr>
          <w:trHeight w:val="368"/>
          <w:jc w:val="center"/>
        </w:trPr>
        <w:tc>
          <w:tcPr>
            <w:tcW w:w="1701" w:type="dxa"/>
            <w:shd w:val="clear" w:color="auto" w:fill="FFFFFF"/>
            <w:vAlign w:val="center"/>
          </w:tcPr>
          <w:p w14:paraId="2650EA31"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VILA IPIRANGA</w:t>
            </w:r>
          </w:p>
        </w:tc>
        <w:tc>
          <w:tcPr>
            <w:tcW w:w="963" w:type="dxa"/>
            <w:shd w:val="clear" w:color="auto" w:fill="FFFFFF"/>
            <w:tcMar>
              <w:left w:w="108" w:type="dxa"/>
              <w:right w:w="108" w:type="dxa"/>
            </w:tcMar>
            <w:vAlign w:val="center"/>
          </w:tcPr>
          <w:p w14:paraId="09351752"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64</w:t>
            </w:r>
          </w:p>
        </w:tc>
        <w:tc>
          <w:tcPr>
            <w:tcW w:w="963" w:type="dxa"/>
            <w:shd w:val="clear" w:color="auto" w:fill="FFFFFF"/>
            <w:tcMar>
              <w:left w:w="108" w:type="dxa"/>
              <w:right w:w="108" w:type="dxa"/>
            </w:tcMar>
            <w:vAlign w:val="center"/>
          </w:tcPr>
          <w:p w14:paraId="54CC5D22"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20,951</w:t>
            </w:r>
          </w:p>
        </w:tc>
        <w:tc>
          <w:tcPr>
            <w:tcW w:w="963" w:type="dxa"/>
            <w:shd w:val="clear" w:color="auto" w:fill="FFFFFF"/>
            <w:vAlign w:val="center"/>
          </w:tcPr>
          <w:p w14:paraId="3F1DD1F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175</w:t>
            </w:r>
          </w:p>
        </w:tc>
        <w:tc>
          <w:tcPr>
            <w:tcW w:w="963" w:type="dxa"/>
            <w:shd w:val="clear" w:color="auto" w:fill="FFFFFF"/>
            <w:vAlign w:val="center"/>
          </w:tcPr>
          <w:p w14:paraId="760CF12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20,958</w:t>
            </w:r>
          </w:p>
        </w:tc>
        <w:tc>
          <w:tcPr>
            <w:tcW w:w="963" w:type="dxa"/>
            <w:shd w:val="clear" w:color="auto" w:fill="FFFFFF"/>
            <w:vAlign w:val="center"/>
          </w:tcPr>
          <w:p w14:paraId="698C721B"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0.835</w:t>
            </w:r>
          </w:p>
        </w:tc>
        <w:tc>
          <w:tcPr>
            <w:tcW w:w="963" w:type="dxa"/>
            <w:shd w:val="clear" w:color="auto" w:fill="FFFFFF"/>
            <w:vAlign w:val="center"/>
          </w:tcPr>
          <w:p w14:paraId="4C026946"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0.888</w:t>
            </w:r>
          </w:p>
        </w:tc>
        <w:tc>
          <w:tcPr>
            <w:tcW w:w="963" w:type="dxa"/>
            <w:shd w:val="clear" w:color="auto" w:fill="FFFFFF"/>
            <w:vAlign w:val="center"/>
          </w:tcPr>
          <w:p w14:paraId="138D78C0"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1,466.50</w:t>
            </w:r>
          </w:p>
        </w:tc>
        <w:tc>
          <w:tcPr>
            <w:tcW w:w="963" w:type="dxa"/>
            <w:shd w:val="clear" w:color="auto" w:fill="FFFFFF"/>
            <w:vAlign w:val="center"/>
          </w:tcPr>
          <w:p w14:paraId="355E1AD1"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1,883.02</w:t>
            </w:r>
          </w:p>
        </w:tc>
      </w:tr>
      <w:tr w:rsidR="008F7561" w:rsidRPr="00A229AF" w14:paraId="7B023BE0" w14:textId="77777777" w:rsidTr="00A229AF">
        <w:trPr>
          <w:trHeight w:val="368"/>
          <w:jc w:val="center"/>
        </w:trPr>
        <w:tc>
          <w:tcPr>
            <w:tcW w:w="1701" w:type="dxa"/>
            <w:shd w:val="clear" w:color="auto" w:fill="FFFFFF"/>
            <w:vAlign w:val="center"/>
          </w:tcPr>
          <w:p w14:paraId="4EE2D76B" w14:textId="77777777" w:rsidR="008F7561" w:rsidRPr="00A229AF" w:rsidRDefault="008F7561" w:rsidP="00AD3262">
            <w:pPr>
              <w:spacing w:line="240" w:lineRule="auto"/>
              <w:ind w:left="100" w:right="100"/>
              <w:rPr>
                <w:rFonts w:ascii="Times New Roman" w:hAnsi="Times New Roman" w:cs="Times New Roman"/>
                <w:sz w:val="16"/>
                <w:szCs w:val="16"/>
                <w:highlight w:val="yellow"/>
              </w:rPr>
            </w:pPr>
            <w:r w:rsidRPr="00A229AF">
              <w:rPr>
                <w:rFonts w:ascii="Times New Roman" w:hAnsi="Times New Roman" w:cs="Times New Roman"/>
                <w:color w:val="000000"/>
                <w:sz w:val="16"/>
                <w:szCs w:val="16"/>
              </w:rPr>
              <w:t>VILA JARDIM</w:t>
            </w:r>
          </w:p>
        </w:tc>
        <w:tc>
          <w:tcPr>
            <w:tcW w:w="963" w:type="dxa"/>
            <w:shd w:val="clear" w:color="auto" w:fill="FFFFFF"/>
            <w:tcMar>
              <w:left w:w="108" w:type="dxa"/>
              <w:right w:w="108" w:type="dxa"/>
            </w:tcMar>
            <w:vAlign w:val="center"/>
          </w:tcPr>
          <w:p w14:paraId="6F6EFBC2" w14:textId="77777777" w:rsidR="008F7561" w:rsidRPr="00A229AF" w:rsidRDefault="008F7561" w:rsidP="00AD3262">
            <w:pPr>
              <w:spacing w:line="240" w:lineRule="auto"/>
              <w:ind w:left="100" w:right="100"/>
              <w:jc w:val="right"/>
              <w:rPr>
                <w:rFonts w:ascii="Times New Roman" w:hAnsi="Times New Roman" w:cs="Times New Roman"/>
                <w:sz w:val="16"/>
                <w:szCs w:val="16"/>
                <w:highlight w:val="yellow"/>
              </w:rPr>
            </w:pPr>
            <w:r w:rsidRPr="00A229AF">
              <w:rPr>
                <w:rFonts w:ascii="Times New Roman" w:hAnsi="Times New Roman" w:cs="Times New Roman"/>
                <w:color w:val="000000"/>
                <w:sz w:val="16"/>
                <w:szCs w:val="16"/>
              </w:rPr>
              <w:t>18</w:t>
            </w:r>
          </w:p>
        </w:tc>
        <w:tc>
          <w:tcPr>
            <w:tcW w:w="963" w:type="dxa"/>
            <w:shd w:val="clear" w:color="auto" w:fill="FFFFFF"/>
            <w:tcMar>
              <w:left w:w="108" w:type="dxa"/>
              <w:right w:w="108" w:type="dxa"/>
            </w:tcMar>
            <w:vAlign w:val="center"/>
          </w:tcPr>
          <w:p w14:paraId="0FBD442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15,361</w:t>
            </w:r>
          </w:p>
        </w:tc>
        <w:tc>
          <w:tcPr>
            <w:tcW w:w="963" w:type="dxa"/>
            <w:shd w:val="clear" w:color="auto" w:fill="FFFFFF"/>
            <w:vAlign w:val="center"/>
          </w:tcPr>
          <w:p w14:paraId="6AEC5D9D"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60</w:t>
            </w:r>
          </w:p>
        </w:tc>
        <w:tc>
          <w:tcPr>
            <w:tcW w:w="963" w:type="dxa"/>
            <w:shd w:val="clear" w:color="auto" w:fill="FFFFFF"/>
            <w:vAlign w:val="center"/>
          </w:tcPr>
          <w:p w14:paraId="08D03AE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12,782</w:t>
            </w:r>
          </w:p>
        </w:tc>
        <w:tc>
          <w:tcPr>
            <w:tcW w:w="963" w:type="dxa"/>
            <w:shd w:val="clear" w:color="auto" w:fill="FFFFFF"/>
            <w:vAlign w:val="center"/>
          </w:tcPr>
          <w:p w14:paraId="376FCAD7"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0.803</w:t>
            </w:r>
          </w:p>
        </w:tc>
        <w:tc>
          <w:tcPr>
            <w:tcW w:w="963" w:type="dxa"/>
            <w:shd w:val="clear" w:color="auto" w:fill="FFFFFF"/>
            <w:vAlign w:val="center"/>
          </w:tcPr>
          <w:p w14:paraId="56C572AB"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0.853</w:t>
            </w:r>
          </w:p>
        </w:tc>
        <w:tc>
          <w:tcPr>
            <w:tcW w:w="963" w:type="dxa"/>
            <w:shd w:val="clear" w:color="auto" w:fill="FFFFFF"/>
            <w:vAlign w:val="center"/>
          </w:tcPr>
          <w:p w14:paraId="6FCCFEC8"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837.80</w:t>
            </w:r>
          </w:p>
        </w:tc>
        <w:tc>
          <w:tcPr>
            <w:tcW w:w="963" w:type="dxa"/>
            <w:shd w:val="clear" w:color="auto" w:fill="FFFFFF"/>
            <w:vAlign w:val="center"/>
          </w:tcPr>
          <w:p w14:paraId="265737B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1,012.04</w:t>
            </w:r>
          </w:p>
        </w:tc>
      </w:tr>
      <w:tr w:rsidR="008F7561" w:rsidRPr="00A229AF" w14:paraId="6436CCC2" w14:textId="77777777" w:rsidTr="00A229AF">
        <w:trPr>
          <w:trHeight w:val="368"/>
          <w:jc w:val="center"/>
        </w:trPr>
        <w:tc>
          <w:tcPr>
            <w:tcW w:w="1701" w:type="dxa"/>
            <w:shd w:val="clear" w:color="auto" w:fill="FFFFFF"/>
            <w:vAlign w:val="center"/>
          </w:tcPr>
          <w:p w14:paraId="1FC007FF"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SAO JOSE</w:t>
            </w:r>
          </w:p>
        </w:tc>
        <w:tc>
          <w:tcPr>
            <w:tcW w:w="963" w:type="dxa"/>
            <w:shd w:val="clear" w:color="auto" w:fill="FFFFFF"/>
            <w:tcMar>
              <w:left w:w="108" w:type="dxa"/>
              <w:right w:w="108" w:type="dxa"/>
            </w:tcMar>
            <w:vAlign w:val="center"/>
          </w:tcPr>
          <w:p w14:paraId="24FF92C9"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31</w:t>
            </w:r>
          </w:p>
        </w:tc>
        <w:tc>
          <w:tcPr>
            <w:tcW w:w="963" w:type="dxa"/>
            <w:shd w:val="clear" w:color="auto" w:fill="FFFFFF"/>
            <w:tcMar>
              <w:left w:w="108" w:type="dxa"/>
              <w:right w:w="108" w:type="dxa"/>
            </w:tcMar>
            <w:vAlign w:val="center"/>
          </w:tcPr>
          <w:p w14:paraId="7BAEF7FE"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30,406</w:t>
            </w:r>
          </w:p>
        </w:tc>
        <w:tc>
          <w:tcPr>
            <w:tcW w:w="963" w:type="dxa"/>
            <w:shd w:val="clear" w:color="auto" w:fill="FFFFFF"/>
            <w:vAlign w:val="center"/>
          </w:tcPr>
          <w:p w14:paraId="026CB65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50</w:t>
            </w:r>
          </w:p>
        </w:tc>
        <w:tc>
          <w:tcPr>
            <w:tcW w:w="963" w:type="dxa"/>
            <w:shd w:val="clear" w:color="auto" w:fill="FFFFFF"/>
            <w:vAlign w:val="center"/>
          </w:tcPr>
          <w:p w14:paraId="1F9C3D8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30,073</w:t>
            </w:r>
          </w:p>
        </w:tc>
        <w:tc>
          <w:tcPr>
            <w:tcW w:w="963" w:type="dxa"/>
            <w:shd w:val="clear" w:color="auto" w:fill="FFFFFF"/>
            <w:vAlign w:val="center"/>
          </w:tcPr>
          <w:p w14:paraId="47F19C5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0.816</w:t>
            </w:r>
          </w:p>
        </w:tc>
        <w:tc>
          <w:tcPr>
            <w:tcW w:w="963" w:type="dxa"/>
            <w:shd w:val="clear" w:color="auto" w:fill="FFFFFF"/>
            <w:vAlign w:val="center"/>
          </w:tcPr>
          <w:p w14:paraId="1B08ACB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0.887</w:t>
            </w:r>
          </w:p>
        </w:tc>
        <w:tc>
          <w:tcPr>
            <w:tcW w:w="963" w:type="dxa"/>
            <w:shd w:val="clear" w:color="auto" w:fill="FFFFFF"/>
            <w:vAlign w:val="center"/>
          </w:tcPr>
          <w:p w14:paraId="36D60DBE"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527.06</w:t>
            </w:r>
          </w:p>
        </w:tc>
        <w:tc>
          <w:tcPr>
            <w:tcW w:w="963" w:type="dxa"/>
            <w:shd w:val="clear" w:color="auto" w:fill="FFFFFF"/>
            <w:vAlign w:val="center"/>
          </w:tcPr>
          <w:p w14:paraId="4CDA0D23"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713.05</w:t>
            </w:r>
          </w:p>
        </w:tc>
      </w:tr>
      <w:tr w:rsidR="008F7561" w:rsidRPr="00A229AF" w14:paraId="2182C7B0" w14:textId="77777777" w:rsidTr="00A229AF">
        <w:trPr>
          <w:trHeight w:val="368"/>
          <w:jc w:val="center"/>
        </w:trPr>
        <w:tc>
          <w:tcPr>
            <w:tcW w:w="1701" w:type="dxa"/>
            <w:shd w:val="clear" w:color="auto" w:fill="FFFFFF"/>
            <w:vAlign w:val="center"/>
          </w:tcPr>
          <w:p w14:paraId="255A0E89" w14:textId="77777777" w:rsidR="008F7561" w:rsidRPr="00A229AF" w:rsidRDefault="008F7561" w:rsidP="00AD3262">
            <w:pPr>
              <w:spacing w:line="240" w:lineRule="auto"/>
              <w:ind w:left="100" w:right="100"/>
              <w:rPr>
                <w:rFonts w:ascii="Times New Roman" w:hAnsi="Times New Roman" w:cs="Times New Roman"/>
                <w:sz w:val="16"/>
                <w:szCs w:val="16"/>
              </w:rPr>
            </w:pPr>
            <w:r w:rsidRPr="00A229AF">
              <w:rPr>
                <w:rFonts w:ascii="Times New Roman" w:hAnsi="Times New Roman" w:cs="Times New Roman"/>
                <w:color w:val="000000"/>
                <w:sz w:val="16"/>
                <w:szCs w:val="16"/>
              </w:rPr>
              <w:t>VILA JOAO PESSOA</w:t>
            </w:r>
          </w:p>
        </w:tc>
        <w:tc>
          <w:tcPr>
            <w:tcW w:w="963" w:type="dxa"/>
            <w:shd w:val="clear" w:color="auto" w:fill="FFFFFF"/>
            <w:tcMar>
              <w:left w:w="108" w:type="dxa"/>
              <w:right w:w="108" w:type="dxa"/>
            </w:tcMar>
            <w:vAlign w:val="center"/>
          </w:tcPr>
          <w:p w14:paraId="0AEC725E"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23</w:t>
            </w:r>
          </w:p>
        </w:tc>
        <w:tc>
          <w:tcPr>
            <w:tcW w:w="963" w:type="dxa"/>
            <w:shd w:val="clear" w:color="auto" w:fill="FFFFFF"/>
            <w:tcMar>
              <w:left w:w="108" w:type="dxa"/>
              <w:right w:w="108" w:type="dxa"/>
            </w:tcMar>
            <w:vAlign w:val="center"/>
          </w:tcPr>
          <w:p w14:paraId="2BEC3666" w14:textId="77777777" w:rsidR="008F7561" w:rsidRPr="00A229AF" w:rsidRDefault="008F7561" w:rsidP="00AD3262">
            <w:pPr>
              <w:spacing w:line="240" w:lineRule="auto"/>
              <w:ind w:left="100" w:right="100"/>
              <w:jc w:val="right"/>
              <w:rPr>
                <w:rFonts w:ascii="Times New Roman" w:hAnsi="Times New Roman" w:cs="Times New Roman"/>
                <w:color w:val="000000"/>
                <w:sz w:val="16"/>
                <w:szCs w:val="16"/>
              </w:rPr>
            </w:pPr>
            <w:r w:rsidRPr="00A229AF">
              <w:rPr>
                <w:rFonts w:ascii="Times New Roman" w:hAnsi="Times New Roman" w:cs="Times New Roman"/>
                <w:color w:val="000000"/>
                <w:sz w:val="16"/>
                <w:szCs w:val="16"/>
              </w:rPr>
              <w:t>12,641</w:t>
            </w:r>
          </w:p>
        </w:tc>
        <w:tc>
          <w:tcPr>
            <w:tcW w:w="963" w:type="dxa"/>
            <w:shd w:val="clear" w:color="auto" w:fill="FFFFFF"/>
            <w:vAlign w:val="center"/>
          </w:tcPr>
          <w:p w14:paraId="1FEFAE04"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37</w:t>
            </w:r>
          </w:p>
        </w:tc>
        <w:tc>
          <w:tcPr>
            <w:tcW w:w="963" w:type="dxa"/>
            <w:shd w:val="clear" w:color="auto" w:fill="FFFFFF"/>
            <w:vAlign w:val="center"/>
          </w:tcPr>
          <w:p w14:paraId="48F38374"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11,935</w:t>
            </w:r>
          </w:p>
        </w:tc>
        <w:tc>
          <w:tcPr>
            <w:tcW w:w="963" w:type="dxa"/>
            <w:shd w:val="clear" w:color="auto" w:fill="FFFFFF"/>
            <w:vAlign w:val="center"/>
          </w:tcPr>
          <w:p w14:paraId="4106D53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0.738</w:t>
            </w:r>
          </w:p>
        </w:tc>
        <w:tc>
          <w:tcPr>
            <w:tcW w:w="963" w:type="dxa"/>
            <w:shd w:val="clear" w:color="auto" w:fill="FFFFFF"/>
            <w:vAlign w:val="center"/>
          </w:tcPr>
          <w:p w14:paraId="3E2EF4FA"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0.808</w:t>
            </w:r>
          </w:p>
        </w:tc>
        <w:tc>
          <w:tcPr>
            <w:tcW w:w="963" w:type="dxa"/>
            <w:shd w:val="clear" w:color="auto" w:fill="FFFFFF"/>
            <w:vAlign w:val="center"/>
          </w:tcPr>
          <w:p w14:paraId="2A78EBAB"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527.06</w:t>
            </w:r>
          </w:p>
        </w:tc>
        <w:tc>
          <w:tcPr>
            <w:tcW w:w="963" w:type="dxa"/>
            <w:shd w:val="clear" w:color="auto" w:fill="FFFFFF"/>
            <w:vAlign w:val="center"/>
          </w:tcPr>
          <w:p w14:paraId="7BF5D895" w14:textId="77777777" w:rsidR="008F7561" w:rsidRPr="00A229AF" w:rsidRDefault="008F7561" w:rsidP="00AD3262">
            <w:pPr>
              <w:spacing w:line="240" w:lineRule="auto"/>
              <w:ind w:left="100" w:right="100"/>
              <w:jc w:val="right"/>
              <w:rPr>
                <w:rFonts w:ascii="Times New Roman" w:hAnsi="Times New Roman" w:cs="Times New Roman"/>
                <w:sz w:val="16"/>
                <w:szCs w:val="16"/>
              </w:rPr>
            </w:pPr>
            <w:r w:rsidRPr="00A229AF">
              <w:rPr>
                <w:rFonts w:ascii="Times New Roman" w:hAnsi="Times New Roman" w:cs="Times New Roman"/>
                <w:color w:val="000000"/>
                <w:sz w:val="16"/>
                <w:szCs w:val="16"/>
              </w:rPr>
              <w:t>662.53</w:t>
            </w:r>
          </w:p>
        </w:tc>
      </w:tr>
    </w:tbl>
    <w:p w14:paraId="313372A5" w14:textId="6335286D" w:rsidR="008F7561" w:rsidRDefault="008F7561" w:rsidP="008F7561">
      <w:pPr>
        <w:spacing w:before="280" w:after="28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Fonte: Elaboração própria a partir dos dados do Censo Demográfico de 2000 e 2010/IBGE, e dos alvarás ativos do </w:t>
      </w:r>
      <w:proofErr w:type="spellStart"/>
      <w:r>
        <w:rPr>
          <w:rFonts w:ascii="Times New Roman" w:eastAsia="Times New Roman" w:hAnsi="Times New Roman" w:cs="Times New Roman"/>
          <w:sz w:val="16"/>
          <w:szCs w:val="16"/>
        </w:rPr>
        <w:t>ObservaPOA</w:t>
      </w:r>
      <w:proofErr w:type="spellEnd"/>
      <w:r>
        <w:rPr>
          <w:rFonts w:ascii="Times New Roman" w:eastAsia="Times New Roman" w:hAnsi="Times New Roman" w:cs="Times New Roman"/>
          <w:sz w:val="16"/>
          <w:szCs w:val="16"/>
        </w:rPr>
        <w:t>.</w:t>
      </w:r>
    </w:p>
    <w:p w14:paraId="692D5D60" w14:textId="77777777" w:rsidR="00C24AD2" w:rsidRPr="00C24AD2" w:rsidRDefault="00C24AD2" w:rsidP="00C24AD2">
      <w:pPr>
        <w:spacing w:after="0" w:line="360" w:lineRule="auto"/>
        <w:ind w:firstLine="709"/>
        <w:jc w:val="both"/>
        <w:rPr>
          <w:rFonts w:ascii="Times New Roman" w:eastAsia="Times New Roman" w:hAnsi="Times New Roman" w:cs="Times New Roman"/>
          <w:sz w:val="24"/>
          <w:szCs w:val="24"/>
        </w:rPr>
      </w:pPr>
      <w:bookmarkStart w:id="136" w:name="_heading=h.pfbdygj6bjh5"/>
      <w:bookmarkEnd w:id="136"/>
      <w:r w:rsidRPr="00C24AD2">
        <w:rPr>
          <w:rFonts w:ascii="Times New Roman" w:eastAsia="Times New Roman" w:hAnsi="Times New Roman" w:cs="Times New Roman"/>
          <w:sz w:val="24"/>
          <w:szCs w:val="24"/>
        </w:rPr>
        <w:lastRenderedPageBreak/>
        <w:t>Em conjunto, esses procedimentos metodológicos possibilitaram uma avaliação abrangente da economia noturna em Porto Alegre, permitindo compreender não somente sua distribuição territorial, mas também sua associação com o desenvolvimento socioeconômico urbano na cidade.</w:t>
      </w:r>
    </w:p>
    <w:p w14:paraId="0DAB091F" w14:textId="77777777" w:rsidR="00C24AD2" w:rsidRPr="00C24AD2" w:rsidRDefault="00C24AD2" w:rsidP="00C24AD2">
      <w:pPr>
        <w:spacing w:after="0" w:line="360" w:lineRule="auto"/>
        <w:ind w:firstLine="709"/>
        <w:jc w:val="both"/>
        <w:rPr>
          <w:rFonts w:ascii="Times New Roman" w:eastAsia="Times New Roman" w:hAnsi="Times New Roman" w:cs="Times New Roman"/>
          <w:sz w:val="24"/>
          <w:szCs w:val="24"/>
        </w:rPr>
      </w:pPr>
      <w:r w:rsidRPr="00C24AD2">
        <w:rPr>
          <w:rFonts w:ascii="Times New Roman" w:eastAsia="Times New Roman" w:hAnsi="Times New Roman" w:cs="Times New Roman"/>
          <w:sz w:val="24"/>
          <w:szCs w:val="24"/>
        </w:rPr>
        <w:t>O tratamento e a organização das bases foram realizados no software R, utilizando principalmente pacotes de manipulação de dados (</w:t>
      </w:r>
      <w:proofErr w:type="spellStart"/>
      <w:r w:rsidRPr="00C24AD2">
        <w:rPr>
          <w:rFonts w:ascii="Times New Roman" w:eastAsia="Times New Roman" w:hAnsi="Times New Roman" w:cs="Times New Roman"/>
          <w:sz w:val="24"/>
          <w:szCs w:val="24"/>
        </w:rPr>
        <w:t>dplyr</w:t>
      </w:r>
      <w:proofErr w:type="spellEnd"/>
      <w:r w:rsidRPr="00C24AD2">
        <w:rPr>
          <w:rFonts w:ascii="Times New Roman" w:eastAsia="Times New Roman" w:hAnsi="Times New Roman" w:cs="Times New Roman"/>
          <w:sz w:val="24"/>
          <w:szCs w:val="24"/>
        </w:rPr>
        <w:t>/</w:t>
      </w:r>
      <w:proofErr w:type="spellStart"/>
      <w:r w:rsidRPr="00C24AD2">
        <w:rPr>
          <w:rFonts w:ascii="Times New Roman" w:eastAsia="Times New Roman" w:hAnsi="Times New Roman" w:cs="Times New Roman"/>
          <w:sz w:val="24"/>
          <w:szCs w:val="24"/>
        </w:rPr>
        <w:t>tidyr</w:t>
      </w:r>
      <w:proofErr w:type="spellEnd"/>
      <w:r w:rsidRPr="00C24AD2">
        <w:rPr>
          <w:rFonts w:ascii="Times New Roman" w:eastAsia="Times New Roman" w:hAnsi="Times New Roman" w:cs="Times New Roman"/>
          <w:sz w:val="24"/>
          <w:szCs w:val="24"/>
        </w:rPr>
        <w:t>/</w:t>
      </w:r>
      <w:proofErr w:type="spellStart"/>
      <w:r w:rsidRPr="00C24AD2">
        <w:rPr>
          <w:rFonts w:ascii="Times New Roman" w:eastAsia="Times New Roman" w:hAnsi="Times New Roman" w:cs="Times New Roman"/>
          <w:sz w:val="24"/>
          <w:szCs w:val="24"/>
        </w:rPr>
        <w:t>readr</w:t>
      </w:r>
      <w:proofErr w:type="spellEnd"/>
      <w:r w:rsidRPr="00C24AD2">
        <w:rPr>
          <w:rFonts w:ascii="Times New Roman" w:eastAsia="Times New Roman" w:hAnsi="Times New Roman" w:cs="Times New Roman"/>
          <w:sz w:val="24"/>
          <w:szCs w:val="24"/>
        </w:rPr>
        <w:t>) e de estimação econométrica (</w:t>
      </w:r>
      <w:proofErr w:type="spellStart"/>
      <w:r w:rsidRPr="00C24AD2">
        <w:rPr>
          <w:rFonts w:ascii="Times New Roman" w:eastAsia="Times New Roman" w:hAnsi="Times New Roman" w:cs="Times New Roman"/>
          <w:sz w:val="24"/>
          <w:szCs w:val="24"/>
        </w:rPr>
        <w:t>fixest</w:t>
      </w:r>
      <w:proofErr w:type="spellEnd"/>
      <w:r w:rsidRPr="00C24AD2">
        <w:rPr>
          <w:rFonts w:ascii="Times New Roman" w:eastAsia="Times New Roman" w:hAnsi="Times New Roman" w:cs="Times New Roman"/>
          <w:sz w:val="24"/>
          <w:szCs w:val="24"/>
        </w:rPr>
        <w:t>). O procedimento foi estruturado em etapas, visando assegurar comparabilidade entre 2000 e 2010 e compatibilização territorial em nível de bairro.</w:t>
      </w:r>
    </w:p>
    <w:p w14:paraId="716D92A3" w14:textId="77777777" w:rsidR="00C24AD2" w:rsidRPr="00C24AD2" w:rsidRDefault="00C24AD2" w:rsidP="00C24AD2">
      <w:pPr>
        <w:spacing w:after="0" w:line="360" w:lineRule="auto"/>
        <w:ind w:firstLine="709"/>
        <w:jc w:val="both"/>
        <w:rPr>
          <w:rFonts w:ascii="Times New Roman" w:eastAsia="Times New Roman" w:hAnsi="Times New Roman" w:cs="Times New Roman"/>
          <w:sz w:val="24"/>
          <w:szCs w:val="24"/>
        </w:rPr>
      </w:pPr>
      <w:r w:rsidRPr="00C24AD2">
        <w:rPr>
          <w:rFonts w:ascii="Times New Roman" w:eastAsia="Times New Roman" w:hAnsi="Times New Roman" w:cs="Times New Roman"/>
          <w:sz w:val="24"/>
          <w:szCs w:val="24"/>
        </w:rPr>
        <w:t>Em primeiro lugar, a base do Cadastro de Alvarás foi importada e os campos de data foram convertidos para o formato adequado. Para cada registro, foi verificado se o alvará estava ativo em um dado ano t, adotando o critério de atividade: data de deferimento anterior ao final do ano (31/12/t) e data de vencimento ausente ou posterior ao início do ano (01/01/t+1). A partir dessa regra, foram construídas variáveis indicadoras de atividade em 2000 e 2010, e os alvarás ativos foram agregados por bairro, resultando na contagem de estabelecimentos noturnos ativos em cada período.</w:t>
      </w:r>
    </w:p>
    <w:p w14:paraId="16EDFB87" w14:textId="77777777" w:rsidR="00C24AD2" w:rsidRPr="00C24AD2" w:rsidRDefault="00C24AD2" w:rsidP="00C24AD2">
      <w:pPr>
        <w:spacing w:after="0" w:line="360" w:lineRule="auto"/>
        <w:ind w:firstLine="709"/>
        <w:jc w:val="both"/>
        <w:rPr>
          <w:rFonts w:ascii="Times New Roman" w:eastAsia="Times New Roman" w:hAnsi="Times New Roman" w:cs="Times New Roman"/>
          <w:sz w:val="24"/>
          <w:szCs w:val="24"/>
        </w:rPr>
      </w:pPr>
      <w:r w:rsidRPr="00C24AD2">
        <w:rPr>
          <w:rFonts w:ascii="Times New Roman" w:eastAsia="Times New Roman" w:hAnsi="Times New Roman" w:cs="Times New Roman"/>
          <w:sz w:val="24"/>
          <w:szCs w:val="24"/>
        </w:rPr>
        <w:t>Como as diferentes bases (alvarás, população e indicadores socioeconômicos) apresentam divergências de grafia, acentuação e abreviações, os nomes de bairros foram padronizados por meio de rotinas de limpeza textual (remoção de espaços excedentes, padronização de caixa, remoção de acentos) e recodificações pontuais para igualar denominações entre arquivos. Essa etapa visou reduzir perdas por incompatibilidade de nomes.</w:t>
      </w:r>
    </w:p>
    <w:p w14:paraId="7C8D3BEE" w14:textId="77777777" w:rsidR="00C24AD2" w:rsidRPr="00C24AD2" w:rsidRDefault="00C24AD2" w:rsidP="00C24AD2">
      <w:pPr>
        <w:spacing w:after="0" w:line="360" w:lineRule="auto"/>
        <w:ind w:firstLine="709"/>
        <w:jc w:val="both"/>
        <w:rPr>
          <w:rFonts w:ascii="Times New Roman" w:eastAsia="Times New Roman" w:hAnsi="Times New Roman" w:cs="Times New Roman"/>
          <w:sz w:val="24"/>
          <w:szCs w:val="24"/>
        </w:rPr>
      </w:pPr>
      <w:r w:rsidRPr="00C24AD2">
        <w:rPr>
          <w:rFonts w:ascii="Times New Roman" w:eastAsia="Times New Roman" w:hAnsi="Times New Roman" w:cs="Times New Roman"/>
          <w:sz w:val="24"/>
          <w:szCs w:val="24"/>
        </w:rPr>
        <w:t>Entretanto, alguns bairros foram criados ou desmembrados entre os dois censos ou após 2010, o que gerou problemas de comparabilidade para a análise. Para contornar o problema e preservar a comparabilidade temporal do painel, adotou-se um procedimento no qual determinados bairros "novos" foram agregados a bairros de referência, somando-se suas contagens ao bairro correspondente e removendo as unidades não comparáveis. Os bairros que tiveram suas estatísticas redistribuídas foram: ABERTA DOS MORROS, BOA VISTA DO SUL, COSTA E SILVA, EXTREMA, JARDIM LEOPOLDINA, JARDIM EUROPA, PARQUE SANTA FÉ, PITINGA, SÉTIMO CÉU e SANTA ROSA DE LIMA. O bairro JARDIM ISABEL constitui um caso especial, pois foi oficializado em 2009, após o Censo de 2000 e antes do Censo de 2010; assim, tanto o número de estabelecimentos quanto a população foram somados ao bairro IPANEMA, ao qual estava anteriormente integrado. Esse procedimento segue o princípio de manter unidades territoriais observáveis nos dois períodos.</w:t>
      </w:r>
    </w:p>
    <w:p w14:paraId="01E506A5" w14:textId="0F6DEEC2" w:rsidR="00C24AD2" w:rsidRPr="00C24AD2" w:rsidRDefault="00C24AD2" w:rsidP="00C24AD2">
      <w:pPr>
        <w:spacing w:after="0" w:line="360" w:lineRule="auto"/>
        <w:ind w:firstLine="709"/>
        <w:jc w:val="both"/>
        <w:rPr>
          <w:rFonts w:ascii="Times New Roman" w:eastAsia="Times New Roman" w:hAnsi="Times New Roman" w:cs="Times New Roman"/>
          <w:sz w:val="24"/>
          <w:szCs w:val="24"/>
        </w:rPr>
      </w:pPr>
      <w:r w:rsidRPr="00C24AD2">
        <w:rPr>
          <w:rFonts w:ascii="Times New Roman" w:eastAsia="Times New Roman" w:hAnsi="Times New Roman" w:cs="Times New Roman"/>
          <w:sz w:val="24"/>
          <w:szCs w:val="24"/>
        </w:rPr>
        <w:t xml:space="preserve">Após a consolidação das bases, foi construída uma base em formato painel bairro–ano. A intensidade do comércio noturno foi operacionalizada tanto pela contagem absoluta de </w:t>
      </w:r>
      <w:r w:rsidRPr="00C24AD2">
        <w:rPr>
          <w:rFonts w:ascii="Times New Roman" w:eastAsia="Times New Roman" w:hAnsi="Times New Roman" w:cs="Times New Roman"/>
          <w:sz w:val="24"/>
          <w:szCs w:val="24"/>
        </w:rPr>
        <w:lastRenderedPageBreak/>
        <w:t>estabelecimentos quanto pela densidade por habitante, calculada a partir da razão entre estabelecimentos e população. Dessa forma, com o painel final, estimaram-se modelos de efeitos fixos em duas dimensões (bairro e ano), com erros-padrão robustos e agrupamento por bairro. Especificações alternativas foram utilizadas para fins de robustez, variando a medida de intensidade (absoluta versus por habitante) e incluindo controle de tamanho populacional quando apropriado. Os scripts de tratamento, a lista final de atividades selecionadas e os arquivos intermediários utilizados na construção do painel são disponibilizados em apêndice, permitindo reprodutibilidade das etapas descritas.</w:t>
      </w:r>
    </w:p>
    <w:p w14:paraId="16D20358"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p>
    <w:p w14:paraId="11D6F281" w14:textId="77777777" w:rsidR="008F7561" w:rsidRDefault="008F7561" w:rsidP="00A229AF">
      <w:pPr>
        <w:pStyle w:val="Ttulo2"/>
        <w:spacing w:before="0" w:after="0" w:line="360" w:lineRule="auto"/>
        <w:ind w:right="0"/>
        <w:jc w:val="both"/>
        <w:rPr>
          <w:b w:val="0"/>
          <w:bCs w:val="0"/>
        </w:rPr>
      </w:pPr>
      <w:bookmarkStart w:id="137" w:name="_Toc225944938"/>
      <w:bookmarkStart w:id="138" w:name="_Toc228268376"/>
      <w:r>
        <w:rPr>
          <w:b w:val="0"/>
          <w:bCs w:val="0"/>
        </w:rPr>
        <w:t>4.3 LIMITAÇÕES</w:t>
      </w:r>
      <w:bookmarkEnd w:id="137"/>
      <w:bookmarkEnd w:id="138"/>
    </w:p>
    <w:p w14:paraId="2BF26D99" w14:textId="77777777" w:rsidR="00B52AA9" w:rsidRPr="00B52AA9" w:rsidRDefault="00B52AA9" w:rsidP="00B52AA9">
      <w:pPr>
        <w:spacing w:after="0" w:line="360" w:lineRule="auto"/>
        <w:ind w:firstLine="709"/>
        <w:jc w:val="both"/>
        <w:rPr>
          <w:rFonts w:ascii="Times New Roman" w:eastAsia="Times New Roman" w:hAnsi="Times New Roman" w:cs="Times New Roman"/>
          <w:sz w:val="24"/>
          <w:szCs w:val="24"/>
        </w:rPr>
      </w:pPr>
      <w:r w:rsidRPr="00B52AA9">
        <w:rPr>
          <w:rFonts w:ascii="Times New Roman" w:eastAsia="Times New Roman" w:hAnsi="Times New Roman" w:cs="Times New Roman"/>
          <w:sz w:val="24"/>
          <w:szCs w:val="24"/>
        </w:rPr>
        <w:t>O trabalho apresenta limitações que devem ser consideradas na interpretação dos resultados. Em relação ao recorte temporal, o uso de apenas dois períodos (2000 e 2010) restringe a análise do fenômeno, dificultando a avaliação de tendências anuais. Além disso, embora os efeitos fixos de unidade controlem a heterogeneidade entre bairros e os efeitos fixos de tempo controlem choques comuns a todos os bairros, fatores não observados que variem ao longo do período e afetem simultaneamente a atividade noturna e o desenvolvimento socioeconômico podem gerar viés, razão pela qual as estimativas são interpretadas como associações condicionais (ANGRIST; PISCHKE, 2008).</w:t>
      </w:r>
    </w:p>
    <w:p w14:paraId="00776EB7" w14:textId="77777777" w:rsidR="00B52AA9" w:rsidRDefault="00B52AA9" w:rsidP="00B52AA9">
      <w:pPr>
        <w:spacing w:after="0" w:line="360" w:lineRule="auto"/>
        <w:ind w:firstLine="709"/>
        <w:jc w:val="both"/>
        <w:rPr>
          <w:rFonts w:ascii="Times New Roman" w:eastAsia="Times New Roman" w:hAnsi="Times New Roman" w:cs="Times New Roman"/>
          <w:sz w:val="24"/>
          <w:szCs w:val="24"/>
        </w:rPr>
      </w:pPr>
      <w:r w:rsidRPr="00B52AA9">
        <w:rPr>
          <w:rFonts w:ascii="Times New Roman" w:eastAsia="Times New Roman" w:hAnsi="Times New Roman" w:cs="Times New Roman"/>
          <w:sz w:val="24"/>
          <w:szCs w:val="24"/>
        </w:rPr>
        <w:t>Quanto aos dados, o Cadastro de Alvarás representa um registro administrativo e pode não refletir perfeitamente o funcionamento efetivo do estabelecimento (por exemplo, alvarás ativos podem não implicar operação contínua, e parte da economia noturna pode ocorrer de forma informal). Adicionalmente, a classificação por "atividade" não informa diretamente o horário de funcionamento, exigindo a adoção de critérios de seleção baseados em atividades tipicamente associadas ao período noturno. Assim, ao adotar uma definição ampla do circuito noturno (alimentação, bebidas, cultura e entretenimento), a medida empírica tende a capturar, além de atividades tipicamente noturnas, parte do setor de serviços que também opera no período diurno.</w:t>
      </w:r>
    </w:p>
    <w:p w14:paraId="25614AEE" w14:textId="71A780DF" w:rsidR="00DB45C3" w:rsidRDefault="00B52AA9" w:rsidP="0037462B">
      <w:pPr>
        <w:spacing w:after="0" w:line="360" w:lineRule="auto"/>
        <w:ind w:firstLine="709"/>
        <w:jc w:val="both"/>
      </w:pPr>
      <w:r w:rsidRPr="00B52AA9">
        <w:rPr>
          <w:rFonts w:ascii="Times New Roman" w:eastAsia="Times New Roman" w:hAnsi="Times New Roman" w:cs="Times New Roman"/>
          <w:sz w:val="24"/>
          <w:szCs w:val="24"/>
        </w:rPr>
        <w:t xml:space="preserve">Por fim, a comparabilidade </w:t>
      </w:r>
      <w:proofErr w:type="spellStart"/>
      <w:r w:rsidRPr="00B52AA9">
        <w:rPr>
          <w:rFonts w:ascii="Times New Roman" w:eastAsia="Times New Roman" w:hAnsi="Times New Roman" w:cs="Times New Roman"/>
          <w:sz w:val="24"/>
          <w:szCs w:val="24"/>
        </w:rPr>
        <w:t>intramunicipal</w:t>
      </w:r>
      <w:proofErr w:type="spellEnd"/>
      <w:r w:rsidRPr="00B52AA9">
        <w:rPr>
          <w:rFonts w:ascii="Times New Roman" w:eastAsia="Times New Roman" w:hAnsi="Times New Roman" w:cs="Times New Roman"/>
          <w:sz w:val="24"/>
          <w:szCs w:val="24"/>
        </w:rPr>
        <w:t xml:space="preserve"> depende da consistência de delimitações e nomenclaturas de bairros entre diferentes bases, o que demanda tratamentos de padronização e pode resultar na exclusão de bairros com informação ausente ou não comparável. Além disso, a base de dados disponibilizada pelo Instituto Atlas apresenta mais de um valor de IDHM e de renda média por bairro de Porto Alegre, visto que o estudo procurou analisar microrregiões da cidade, sendo necessário o tratamento de dados, o que pode não ser totalmente condizente com a realidade</w:t>
      </w:r>
      <w:r w:rsidR="0037462B">
        <w:rPr>
          <w:rFonts w:ascii="Times New Roman" w:eastAsia="Times New Roman" w:hAnsi="Times New Roman" w:cs="Times New Roman"/>
          <w:sz w:val="24"/>
          <w:szCs w:val="24"/>
        </w:rPr>
        <w:t>.</w:t>
      </w:r>
    </w:p>
    <w:p w14:paraId="256CBA03" w14:textId="42E1FE82" w:rsidR="008F7561" w:rsidRDefault="008F7561" w:rsidP="00A229AF">
      <w:pPr>
        <w:pStyle w:val="Ttulo1"/>
        <w:spacing w:before="0" w:after="0" w:line="360" w:lineRule="auto"/>
        <w:jc w:val="both"/>
        <w:rPr>
          <w:rFonts w:ascii="Times New Roman" w:eastAsia="Times New Roman" w:hAnsi="Times New Roman" w:cs="Times New Roman"/>
          <w:b/>
          <w:bCs/>
          <w:sz w:val="24"/>
          <w:szCs w:val="24"/>
        </w:rPr>
      </w:pPr>
      <w:bookmarkStart w:id="139" w:name="_Toc225944940"/>
      <w:bookmarkStart w:id="140" w:name="_Toc228268377"/>
      <w:commentRangeStart w:id="141"/>
      <w:r>
        <w:rPr>
          <w:rFonts w:ascii="Times New Roman" w:eastAsia="Times New Roman" w:hAnsi="Times New Roman" w:cs="Times New Roman"/>
          <w:b/>
          <w:bCs/>
          <w:sz w:val="24"/>
          <w:szCs w:val="24"/>
        </w:rPr>
        <w:lastRenderedPageBreak/>
        <w:t>5. RESULTADOS E DISCUSSÃO</w:t>
      </w:r>
      <w:bookmarkEnd w:id="139"/>
      <w:bookmarkEnd w:id="140"/>
      <w:commentRangeEnd w:id="141"/>
      <w:r w:rsidR="000C3DD0">
        <w:rPr>
          <w:rStyle w:val="Refdecomentrio"/>
          <w:rFonts w:ascii="Times New Roman" w:eastAsia="Times New Roman" w:hAnsi="Times New Roman" w:cs="Times New Roman"/>
          <w:b/>
          <w:bCs/>
          <w:sz w:val="24"/>
          <w:szCs w:val="24"/>
        </w:rPr>
        <w:commentReference w:id="141"/>
      </w:r>
    </w:p>
    <w:p w14:paraId="5728D38A" w14:textId="3F5BE142"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seção apresenta os resultados da análise econométrica conduzida sobre os determinantes do Índice de Desenvolvimento Humano Municipal (IDHM) e da Renda nos bairros de Porto Alegre durante o período de 2000 e 2010. A apresentação dos resultados está estruturada em duas subseções. A Seção 5.1 analisa os determinantes do IDHM em nível e os determinantes do log (IDHM). Já a Seção 5.2 apresenta os determinantes da renda em nível e os determinantes do log (renda).</w:t>
      </w:r>
    </w:p>
    <w:p w14:paraId="42DD75F2" w14:textId="77777777" w:rsidR="00A229AF" w:rsidRDefault="00A229AF" w:rsidP="00A229AF">
      <w:pPr>
        <w:spacing w:after="0" w:line="360" w:lineRule="auto"/>
        <w:ind w:firstLine="709"/>
        <w:jc w:val="both"/>
        <w:rPr>
          <w:rFonts w:ascii="Times New Roman" w:eastAsia="Times New Roman" w:hAnsi="Times New Roman" w:cs="Times New Roman"/>
          <w:sz w:val="24"/>
          <w:szCs w:val="24"/>
        </w:rPr>
      </w:pPr>
    </w:p>
    <w:p w14:paraId="544835CA" w14:textId="77777777" w:rsidR="008F7561" w:rsidRDefault="008F7561" w:rsidP="00A229AF">
      <w:pPr>
        <w:pStyle w:val="Ttulo2"/>
        <w:spacing w:before="0" w:after="0" w:line="360" w:lineRule="auto"/>
        <w:ind w:right="0"/>
        <w:jc w:val="both"/>
        <w:rPr>
          <w:b w:val="0"/>
          <w:bCs w:val="0"/>
        </w:rPr>
      </w:pPr>
      <w:bookmarkStart w:id="142" w:name="_Toc225944941"/>
      <w:bookmarkStart w:id="143" w:name="_Toc228268378"/>
      <w:r>
        <w:rPr>
          <w:b w:val="0"/>
          <w:bCs w:val="0"/>
        </w:rPr>
        <w:t>5.1 MODELO 1: Determinantes do IDHM (Nível)</w:t>
      </w:r>
      <w:bookmarkEnd w:id="142"/>
      <w:r>
        <w:rPr>
          <w:b w:val="0"/>
          <w:bCs w:val="0"/>
        </w:rPr>
        <w:t xml:space="preserve"> e Log (IDHM)</w:t>
      </w:r>
      <w:bookmarkEnd w:id="143"/>
    </w:p>
    <w:tbl>
      <w:tblPr>
        <w:tblStyle w:val="Tabelacomgrade"/>
        <w:tblW w:w="109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924"/>
      </w:tblGrid>
      <w:tr w:rsidR="008F7561" w14:paraId="68FDE76D" w14:textId="77777777" w:rsidTr="00AD3262">
        <w:trPr>
          <w:trHeight w:val="161"/>
          <w:jc w:val="center"/>
        </w:trPr>
        <w:tc>
          <w:tcPr>
            <w:tcW w:w="10924" w:type="dxa"/>
          </w:tcPr>
          <w:p w14:paraId="71446C5C" w14:textId="77777777" w:rsidR="008F7561" w:rsidRDefault="008F7561" w:rsidP="00AD3262">
            <w:r>
              <w:rPr>
                <w:rFonts w:ascii="Times New Roman" w:eastAsia="Times New Roman" w:hAnsi="Times New Roman" w:cs="Times New Roman"/>
                <w:sz w:val="16"/>
                <w:szCs w:val="16"/>
              </w:rPr>
              <w:t>Tabela 9.1 – Resultados dos modelos com a variável IDHM e Log IDHM (1-6)</w:t>
            </w:r>
          </w:p>
        </w:tc>
      </w:tr>
      <w:tr w:rsidR="008F7561" w14:paraId="75BCAB1E" w14:textId="77777777" w:rsidTr="00AD3262">
        <w:trPr>
          <w:trHeight w:val="4921"/>
          <w:jc w:val="center"/>
        </w:trPr>
        <w:tc>
          <w:tcPr>
            <w:tcW w:w="10924" w:type="dxa"/>
          </w:tcPr>
          <w:tbl>
            <w:tblPr>
              <w:tblW w:w="10795" w:type="dxa"/>
              <w:tblLayout w:type="fixed"/>
              <w:tblCellMar>
                <w:left w:w="70" w:type="dxa"/>
                <w:right w:w="70" w:type="dxa"/>
              </w:tblCellMar>
              <w:tblLook w:val="04A0" w:firstRow="1" w:lastRow="0" w:firstColumn="1" w:lastColumn="0" w:noHBand="0" w:noVBand="1"/>
            </w:tblPr>
            <w:tblGrid>
              <w:gridCol w:w="1723"/>
              <w:gridCol w:w="1276"/>
              <w:gridCol w:w="992"/>
              <w:gridCol w:w="1134"/>
              <w:gridCol w:w="1276"/>
              <w:gridCol w:w="1417"/>
              <w:gridCol w:w="1418"/>
              <w:gridCol w:w="142"/>
              <w:gridCol w:w="1417"/>
            </w:tblGrid>
            <w:tr w:rsidR="008F7561" w:rsidRPr="006244D7" w14:paraId="5E84C785" w14:textId="77777777" w:rsidTr="00AD3262">
              <w:trPr>
                <w:trHeight w:val="317"/>
              </w:trPr>
              <w:tc>
                <w:tcPr>
                  <w:tcW w:w="1723" w:type="dxa"/>
                  <w:tcBorders>
                    <w:top w:val="nil"/>
                    <w:left w:val="nil"/>
                    <w:bottom w:val="single" w:sz="4" w:space="0" w:color="auto"/>
                    <w:right w:val="nil"/>
                  </w:tcBorders>
                  <w:noWrap/>
                  <w:vAlign w:val="bottom"/>
                  <w:hideMark/>
                </w:tcPr>
                <w:p w14:paraId="6FA430EA"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 </w:t>
                  </w:r>
                </w:p>
              </w:tc>
              <w:tc>
                <w:tcPr>
                  <w:tcW w:w="1276" w:type="dxa"/>
                  <w:tcBorders>
                    <w:top w:val="nil"/>
                    <w:left w:val="nil"/>
                    <w:bottom w:val="single" w:sz="4" w:space="0" w:color="auto"/>
                    <w:right w:val="nil"/>
                  </w:tcBorders>
                  <w:noWrap/>
                  <w:vAlign w:val="bottom"/>
                  <w:hideMark/>
                </w:tcPr>
                <w:p w14:paraId="08F56591"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proofErr w:type="spellStart"/>
                  <w:r w:rsidRPr="006244D7">
                    <w:rPr>
                      <w:rFonts w:ascii="Times New Roman" w:eastAsia="Times New Roman" w:hAnsi="Times New Roman" w:cs="Times New Roman"/>
                      <w:color w:val="000000"/>
                      <w:sz w:val="24"/>
                      <w:szCs w:val="24"/>
                    </w:rPr>
                    <w:t>Variavel</w:t>
                  </w:r>
                  <w:proofErr w:type="spellEnd"/>
                  <w:r w:rsidRPr="006244D7">
                    <w:rPr>
                      <w:rFonts w:ascii="Times New Roman" w:eastAsia="Times New Roman" w:hAnsi="Times New Roman" w:cs="Times New Roman"/>
                      <w:color w:val="000000"/>
                      <w:sz w:val="24"/>
                      <w:szCs w:val="24"/>
                    </w:rPr>
                    <w:t xml:space="preserve"> </w:t>
                  </w:r>
                  <w:proofErr w:type="spellStart"/>
                  <w:r w:rsidRPr="006244D7">
                    <w:rPr>
                      <w:rFonts w:ascii="Times New Roman" w:eastAsia="Times New Roman" w:hAnsi="Times New Roman" w:cs="Times New Roman"/>
                      <w:color w:val="000000"/>
                      <w:sz w:val="24"/>
                      <w:szCs w:val="24"/>
                    </w:rPr>
                    <w:t>dep</w:t>
                  </w:r>
                  <w:r>
                    <w:rPr>
                      <w:rFonts w:ascii="Times New Roman" w:eastAsia="Times New Roman" w:hAnsi="Times New Roman" w:cs="Times New Roman"/>
                      <w:color w:val="000000"/>
                      <w:sz w:val="24"/>
                      <w:szCs w:val="24"/>
                    </w:rPr>
                    <w:t>en</w:t>
                  </w:r>
                  <w:proofErr w:type="spellEnd"/>
                  <w:r w:rsidRPr="006244D7">
                    <w:rPr>
                      <w:rFonts w:ascii="Times New Roman" w:eastAsia="Times New Roman" w:hAnsi="Times New Roman" w:cs="Times New Roman"/>
                      <w:color w:val="000000"/>
                      <w:sz w:val="24"/>
                      <w:szCs w:val="24"/>
                    </w:rPr>
                    <w:t>.</w:t>
                  </w:r>
                </w:p>
              </w:tc>
              <w:tc>
                <w:tcPr>
                  <w:tcW w:w="992" w:type="dxa"/>
                  <w:tcBorders>
                    <w:top w:val="nil"/>
                    <w:left w:val="nil"/>
                    <w:bottom w:val="single" w:sz="4" w:space="0" w:color="auto"/>
                    <w:right w:val="nil"/>
                  </w:tcBorders>
                  <w:noWrap/>
                  <w:vAlign w:val="bottom"/>
                  <w:hideMark/>
                </w:tcPr>
                <w:p w14:paraId="49461629"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IDHM</w:t>
                  </w:r>
                </w:p>
              </w:tc>
              <w:tc>
                <w:tcPr>
                  <w:tcW w:w="1134" w:type="dxa"/>
                  <w:tcBorders>
                    <w:top w:val="nil"/>
                    <w:left w:val="nil"/>
                    <w:bottom w:val="single" w:sz="4" w:space="0" w:color="auto"/>
                    <w:right w:val="nil"/>
                  </w:tcBorders>
                  <w:noWrap/>
                  <w:vAlign w:val="bottom"/>
                  <w:hideMark/>
                </w:tcPr>
                <w:p w14:paraId="20CCFC5C"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IDHM</w:t>
                  </w:r>
                </w:p>
              </w:tc>
              <w:tc>
                <w:tcPr>
                  <w:tcW w:w="1276" w:type="dxa"/>
                  <w:tcBorders>
                    <w:top w:val="nil"/>
                    <w:left w:val="nil"/>
                    <w:bottom w:val="single" w:sz="4" w:space="0" w:color="auto"/>
                    <w:right w:val="nil"/>
                  </w:tcBorders>
                  <w:noWrap/>
                  <w:vAlign w:val="bottom"/>
                  <w:hideMark/>
                </w:tcPr>
                <w:p w14:paraId="72FA2A9D"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IDHM</w:t>
                  </w:r>
                </w:p>
              </w:tc>
              <w:tc>
                <w:tcPr>
                  <w:tcW w:w="1417" w:type="dxa"/>
                  <w:tcBorders>
                    <w:top w:val="nil"/>
                    <w:left w:val="nil"/>
                    <w:bottom w:val="single" w:sz="4" w:space="0" w:color="auto"/>
                    <w:right w:val="nil"/>
                  </w:tcBorders>
                  <w:noWrap/>
                  <w:vAlign w:val="bottom"/>
                  <w:hideMark/>
                </w:tcPr>
                <w:p w14:paraId="0241B709"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Log (IDHM)</w:t>
                  </w:r>
                </w:p>
              </w:tc>
              <w:tc>
                <w:tcPr>
                  <w:tcW w:w="1560" w:type="dxa"/>
                  <w:gridSpan w:val="2"/>
                  <w:tcBorders>
                    <w:top w:val="nil"/>
                    <w:left w:val="nil"/>
                    <w:bottom w:val="single" w:sz="4" w:space="0" w:color="auto"/>
                    <w:right w:val="nil"/>
                  </w:tcBorders>
                  <w:noWrap/>
                  <w:vAlign w:val="bottom"/>
                  <w:hideMark/>
                </w:tcPr>
                <w:p w14:paraId="2E177A42"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Log (IDHM)</w:t>
                  </w:r>
                </w:p>
              </w:tc>
              <w:tc>
                <w:tcPr>
                  <w:tcW w:w="1417" w:type="dxa"/>
                  <w:tcBorders>
                    <w:top w:val="nil"/>
                    <w:left w:val="nil"/>
                    <w:bottom w:val="single" w:sz="4" w:space="0" w:color="auto"/>
                    <w:right w:val="nil"/>
                  </w:tcBorders>
                  <w:noWrap/>
                  <w:vAlign w:val="bottom"/>
                  <w:hideMark/>
                </w:tcPr>
                <w:p w14:paraId="55BA1357"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Log (IDHM)</w:t>
                  </w:r>
                </w:p>
              </w:tc>
            </w:tr>
            <w:tr w:rsidR="008F7561" w:rsidRPr="006244D7" w14:paraId="245F0801" w14:textId="77777777" w:rsidTr="00AD3262">
              <w:trPr>
                <w:trHeight w:val="408"/>
              </w:trPr>
              <w:tc>
                <w:tcPr>
                  <w:tcW w:w="1723" w:type="dxa"/>
                  <w:tcBorders>
                    <w:top w:val="nil"/>
                    <w:left w:val="nil"/>
                    <w:bottom w:val="nil"/>
                    <w:right w:val="nil"/>
                  </w:tcBorders>
                  <w:noWrap/>
                  <w:vAlign w:val="center"/>
                  <w:hideMark/>
                </w:tcPr>
                <w:p w14:paraId="26E72E22" w14:textId="77777777" w:rsidR="008F7561" w:rsidRPr="006244D7" w:rsidRDefault="008F7561" w:rsidP="00AD3262">
                  <w:pPr>
                    <w:spacing w:line="240" w:lineRule="auto"/>
                    <w:rPr>
                      <w:rFonts w:ascii="Times New Roman" w:eastAsia="Times New Roman" w:hAnsi="Times New Roman" w:cs="Times New Roman"/>
                      <w:color w:val="000000"/>
                      <w:sz w:val="24"/>
                      <w:szCs w:val="24"/>
                    </w:rPr>
                  </w:pPr>
                  <w:proofErr w:type="spellStart"/>
                  <w:r w:rsidRPr="006244D7">
                    <w:rPr>
                      <w:rFonts w:ascii="Times New Roman" w:eastAsia="Times New Roman" w:hAnsi="Times New Roman" w:cs="Times New Roman"/>
                      <w:color w:val="000000"/>
                      <w:sz w:val="24"/>
                      <w:szCs w:val="24"/>
                    </w:rPr>
                    <w:t>Variavel</w:t>
                  </w:r>
                  <w:proofErr w:type="spellEnd"/>
                  <w:r w:rsidRPr="006244D7">
                    <w:rPr>
                      <w:rFonts w:ascii="Times New Roman" w:eastAsia="Times New Roman" w:hAnsi="Times New Roman" w:cs="Times New Roman"/>
                      <w:color w:val="000000"/>
                      <w:sz w:val="24"/>
                      <w:szCs w:val="24"/>
                    </w:rPr>
                    <w:t xml:space="preserve"> </w:t>
                  </w:r>
                  <w:proofErr w:type="spellStart"/>
                  <w:r w:rsidRPr="006244D7">
                    <w:rPr>
                      <w:rFonts w:ascii="Times New Roman" w:eastAsia="Times New Roman" w:hAnsi="Times New Roman" w:cs="Times New Roman"/>
                      <w:color w:val="000000"/>
                      <w:sz w:val="24"/>
                      <w:szCs w:val="24"/>
                    </w:rPr>
                    <w:t>indep</w:t>
                  </w:r>
                  <w:proofErr w:type="spellEnd"/>
                  <w:r w:rsidRPr="006244D7">
                    <w:rPr>
                      <w:rFonts w:ascii="Times New Roman" w:eastAsia="Times New Roman" w:hAnsi="Times New Roman" w:cs="Times New Roman"/>
                      <w:color w:val="000000"/>
                      <w:sz w:val="24"/>
                      <w:szCs w:val="24"/>
                    </w:rPr>
                    <w:t>.</w:t>
                  </w:r>
                </w:p>
              </w:tc>
              <w:tc>
                <w:tcPr>
                  <w:tcW w:w="1276" w:type="dxa"/>
                  <w:tcBorders>
                    <w:top w:val="nil"/>
                    <w:left w:val="nil"/>
                    <w:bottom w:val="nil"/>
                    <w:right w:val="nil"/>
                  </w:tcBorders>
                  <w:noWrap/>
                  <w:vAlign w:val="center"/>
                  <w:hideMark/>
                </w:tcPr>
                <w:p w14:paraId="0DE188A6"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p>
              </w:tc>
              <w:tc>
                <w:tcPr>
                  <w:tcW w:w="992" w:type="dxa"/>
                  <w:tcBorders>
                    <w:top w:val="nil"/>
                    <w:left w:val="nil"/>
                    <w:bottom w:val="nil"/>
                    <w:right w:val="nil"/>
                  </w:tcBorders>
                  <w:noWrap/>
                  <w:vAlign w:val="center"/>
                  <w:hideMark/>
                </w:tcPr>
                <w:p w14:paraId="204407EC" w14:textId="77777777" w:rsidR="008F7561" w:rsidRPr="006244D7" w:rsidRDefault="008F7561" w:rsidP="00AD3262">
                  <w:pPr>
                    <w:spacing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6CF0A460" w14:textId="77777777" w:rsidR="008F7561" w:rsidRPr="006244D7" w:rsidRDefault="008F7561" w:rsidP="00AD3262">
                  <w:pPr>
                    <w:spacing w:line="240" w:lineRule="auto"/>
                    <w:jc w:val="center"/>
                    <w:rPr>
                      <w:rFonts w:ascii="Times New Roman" w:eastAsia="Times New Roman" w:hAnsi="Times New Roman" w:cs="Times New Roman"/>
                      <w:sz w:val="20"/>
                      <w:szCs w:val="20"/>
                    </w:rPr>
                  </w:pPr>
                </w:p>
              </w:tc>
              <w:tc>
                <w:tcPr>
                  <w:tcW w:w="1276" w:type="dxa"/>
                  <w:tcBorders>
                    <w:top w:val="nil"/>
                    <w:left w:val="nil"/>
                    <w:bottom w:val="nil"/>
                    <w:right w:val="nil"/>
                  </w:tcBorders>
                  <w:noWrap/>
                  <w:vAlign w:val="center"/>
                  <w:hideMark/>
                </w:tcPr>
                <w:p w14:paraId="66DEE731" w14:textId="77777777" w:rsidR="008F7561" w:rsidRPr="006244D7" w:rsidRDefault="008F7561" w:rsidP="00AD3262">
                  <w:pPr>
                    <w:spacing w:line="240" w:lineRule="auto"/>
                    <w:jc w:val="center"/>
                    <w:rPr>
                      <w:rFonts w:ascii="Times New Roman" w:eastAsia="Times New Roman" w:hAnsi="Times New Roman" w:cs="Times New Roman"/>
                      <w:sz w:val="20"/>
                      <w:szCs w:val="20"/>
                    </w:rPr>
                  </w:pPr>
                </w:p>
              </w:tc>
              <w:tc>
                <w:tcPr>
                  <w:tcW w:w="1417" w:type="dxa"/>
                  <w:tcBorders>
                    <w:top w:val="nil"/>
                    <w:left w:val="nil"/>
                    <w:bottom w:val="nil"/>
                    <w:right w:val="nil"/>
                  </w:tcBorders>
                  <w:noWrap/>
                  <w:vAlign w:val="bottom"/>
                  <w:hideMark/>
                </w:tcPr>
                <w:p w14:paraId="1058276F" w14:textId="77777777" w:rsidR="008F7561" w:rsidRPr="006244D7" w:rsidRDefault="008F7561" w:rsidP="00AD3262">
                  <w:pPr>
                    <w:spacing w:line="240" w:lineRule="auto"/>
                    <w:jc w:val="center"/>
                    <w:rPr>
                      <w:rFonts w:ascii="Times New Roman" w:eastAsia="Times New Roman" w:hAnsi="Times New Roman" w:cs="Times New Roman"/>
                      <w:sz w:val="20"/>
                      <w:szCs w:val="20"/>
                    </w:rPr>
                  </w:pPr>
                </w:p>
              </w:tc>
              <w:tc>
                <w:tcPr>
                  <w:tcW w:w="1418" w:type="dxa"/>
                  <w:tcBorders>
                    <w:top w:val="nil"/>
                    <w:left w:val="nil"/>
                    <w:bottom w:val="nil"/>
                    <w:right w:val="nil"/>
                  </w:tcBorders>
                  <w:noWrap/>
                  <w:vAlign w:val="bottom"/>
                  <w:hideMark/>
                </w:tcPr>
                <w:p w14:paraId="20ED7EA1" w14:textId="77777777" w:rsidR="008F7561" w:rsidRPr="006244D7" w:rsidRDefault="008F7561" w:rsidP="00AD3262">
                  <w:pPr>
                    <w:spacing w:line="240" w:lineRule="auto"/>
                    <w:rPr>
                      <w:rFonts w:ascii="Times New Roman" w:eastAsia="Times New Roman" w:hAnsi="Times New Roman" w:cs="Times New Roman"/>
                      <w:sz w:val="20"/>
                      <w:szCs w:val="20"/>
                    </w:rPr>
                  </w:pPr>
                </w:p>
              </w:tc>
              <w:tc>
                <w:tcPr>
                  <w:tcW w:w="1559" w:type="dxa"/>
                  <w:gridSpan w:val="2"/>
                  <w:tcBorders>
                    <w:top w:val="nil"/>
                    <w:left w:val="nil"/>
                    <w:bottom w:val="nil"/>
                    <w:right w:val="nil"/>
                  </w:tcBorders>
                  <w:noWrap/>
                  <w:vAlign w:val="bottom"/>
                  <w:hideMark/>
                </w:tcPr>
                <w:p w14:paraId="521FADE5" w14:textId="77777777" w:rsidR="008F7561" w:rsidRPr="006244D7" w:rsidRDefault="008F7561" w:rsidP="00AD3262">
                  <w:pPr>
                    <w:spacing w:line="240" w:lineRule="auto"/>
                    <w:rPr>
                      <w:rFonts w:ascii="Times New Roman" w:eastAsia="Times New Roman" w:hAnsi="Times New Roman" w:cs="Times New Roman"/>
                      <w:sz w:val="20"/>
                      <w:szCs w:val="20"/>
                    </w:rPr>
                  </w:pPr>
                </w:p>
              </w:tc>
            </w:tr>
            <w:tr w:rsidR="008F7561" w:rsidRPr="006244D7" w14:paraId="37EAE217" w14:textId="77777777" w:rsidTr="00AD3262">
              <w:trPr>
                <w:trHeight w:val="408"/>
              </w:trPr>
              <w:tc>
                <w:tcPr>
                  <w:tcW w:w="1723" w:type="dxa"/>
                  <w:vMerge w:val="restart"/>
                  <w:tcBorders>
                    <w:top w:val="nil"/>
                    <w:left w:val="nil"/>
                    <w:bottom w:val="nil"/>
                    <w:right w:val="nil"/>
                  </w:tcBorders>
                  <w:noWrap/>
                  <w:vAlign w:val="center"/>
                  <w:hideMark/>
                </w:tcPr>
                <w:p w14:paraId="6CC2D1B9" w14:textId="77777777" w:rsidR="008F7561" w:rsidRPr="006244D7" w:rsidRDefault="008F7561" w:rsidP="00AD3262">
                  <w:pPr>
                    <w:spacing w:line="240" w:lineRule="auto"/>
                    <w:rPr>
                      <w:rFonts w:ascii="Times New Roman" w:eastAsia="Times New Roman" w:hAnsi="Times New Roman" w:cs="Times New Roman"/>
                      <w:color w:val="000000"/>
                      <w:sz w:val="24"/>
                      <w:szCs w:val="24"/>
                    </w:rPr>
                  </w:pPr>
                  <w:proofErr w:type="spellStart"/>
                  <w:r w:rsidRPr="006244D7">
                    <w:rPr>
                      <w:rFonts w:ascii="Times New Roman" w:eastAsia="Times New Roman" w:hAnsi="Times New Roman" w:cs="Times New Roman"/>
                      <w:color w:val="000000"/>
                      <w:sz w:val="24"/>
                      <w:szCs w:val="24"/>
                    </w:rPr>
                    <w:t>Noturs</w:t>
                  </w:r>
                  <w:proofErr w:type="spellEnd"/>
                  <w:r w:rsidRPr="006244D7">
                    <w:rPr>
                      <w:rFonts w:ascii="Times New Roman" w:eastAsia="Times New Roman" w:hAnsi="Times New Roman" w:cs="Times New Roman"/>
                      <w:color w:val="000000"/>
                      <w:sz w:val="24"/>
                      <w:szCs w:val="24"/>
                    </w:rPr>
                    <w:t>. por hab.</w:t>
                  </w:r>
                </w:p>
              </w:tc>
              <w:tc>
                <w:tcPr>
                  <w:tcW w:w="1276" w:type="dxa"/>
                  <w:tcBorders>
                    <w:top w:val="nil"/>
                    <w:left w:val="nil"/>
                    <w:bottom w:val="nil"/>
                    <w:right w:val="nil"/>
                  </w:tcBorders>
                  <w:noWrap/>
                  <w:vAlign w:val="center"/>
                  <w:hideMark/>
                </w:tcPr>
                <w:p w14:paraId="08F48B5D"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p>
              </w:tc>
              <w:tc>
                <w:tcPr>
                  <w:tcW w:w="992" w:type="dxa"/>
                  <w:tcBorders>
                    <w:top w:val="nil"/>
                    <w:left w:val="nil"/>
                    <w:bottom w:val="nil"/>
                    <w:right w:val="nil"/>
                  </w:tcBorders>
                  <w:noWrap/>
                  <w:vAlign w:val="center"/>
                  <w:hideMark/>
                </w:tcPr>
                <w:p w14:paraId="28932AA8"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-1,657*</w:t>
                  </w:r>
                </w:p>
              </w:tc>
              <w:tc>
                <w:tcPr>
                  <w:tcW w:w="1134" w:type="dxa"/>
                  <w:tcBorders>
                    <w:top w:val="nil"/>
                    <w:left w:val="nil"/>
                    <w:bottom w:val="nil"/>
                    <w:right w:val="nil"/>
                  </w:tcBorders>
                  <w:noWrap/>
                  <w:vAlign w:val="center"/>
                  <w:hideMark/>
                </w:tcPr>
                <w:p w14:paraId="30D82787"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p>
              </w:tc>
              <w:tc>
                <w:tcPr>
                  <w:tcW w:w="1276" w:type="dxa"/>
                  <w:tcBorders>
                    <w:top w:val="nil"/>
                    <w:left w:val="nil"/>
                    <w:bottom w:val="nil"/>
                    <w:right w:val="nil"/>
                  </w:tcBorders>
                  <w:noWrap/>
                  <w:vAlign w:val="center"/>
                  <w:hideMark/>
                </w:tcPr>
                <w:p w14:paraId="6F713E3B"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-1,540*</w:t>
                  </w:r>
                </w:p>
              </w:tc>
              <w:tc>
                <w:tcPr>
                  <w:tcW w:w="1417" w:type="dxa"/>
                  <w:tcBorders>
                    <w:top w:val="nil"/>
                    <w:left w:val="nil"/>
                    <w:bottom w:val="nil"/>
                    <w:right w:val="nil"/>
                  </w:tcBorders>
                  <w:noWrap/>
                  <w:vAlign w:val="center"/>
                  <w:hideMark/>
                </w:tcPr>
                <w:p w14:paraId="666D559E"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-3,095*</w:t>
                  </w:r>
                </w:p>
              </w:tc>
              <w:tc>
                <w:tcPr>
                  <w:tcW w:w="1418" w:type="dxa"/>
                  <w:tcBorders>
                    <w:top w:val="nil"/>
                    <w:left w:val="nil"/>
                    <w:bottom w:val="nil"/>
                    <w:right w:val="nil"/>
                  </w:tcBorders>
                  <w:noWrap/>
                  <w:vAlign w:val="center"/>
                  <w:hideMark/>
                </w:tcPr>
                <w:p w14:paraId="0B7A75BA"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p>
              </w:tc>
              <w:tc>
                <w:tcPr>
                  <w:tcW w:w="1559" w:type="dxa"/>
                  <w:gridSpan w:val="2"/>
                  <w:tcBorders>
                    <w:top w:val="nil"/>
                    <w:left w:val="nil"/>
                    <w:bottom w:val="nil"/>
                    <w:right w:val="nil"/>
                  </w:tcBorders>
                  <w:noWrap/>
                  <w:vAlign w:val="center"/>
                  <w:hideMark/>
                </w:tcPr>
                <w:p w14:paraId="7403268D"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-2,831*</w:t>
                  </w:r>
                </w:p>
              </w:tc>
            </w:tr>
            <w:tr w:rsidR="008F7561" w:rsidRPr="006244D7" w14:paraId="43F88DF2" w14:textId="77777777" w:rsidTr="00AD3262">
              <w:trPr>
                <w:trHeight w:val="241"/>
              </w:trPr>
              <w:tc>
                <w:tcPr>
                  <w:tcW w:w="1723" w:type="dxa"/>
                  <w:vMerge/>
                  <w:tcBorders>
                    <w:top w:val="nil"/>
                    <w:left w:val="nil"/>
                    <w:bottom w:val="nil"/>
                    <w:right w:val="nil"/>
                  </w:tcBorders>
                  <w:vAlign w:val="center"/>
                  <w:hideMark/>
                </w:tcPr>
                <w:p w14:paraId="48F0515D" w14:textId="77777777" w:rsidR="008F7561" w:rsidRPr="006244D7" w:rsidRDefault="008F7561" w:rsidP="00AD3262">
                  <w:pPr>
                    <w:spacing w:line="240" w:lineRule="auto"/>
                    <w:rPr>
                      <w:rFonts w:ascii="Times New Roman" w:eastAsia="Times New Roman" w:hAnsi="Times New Roman" w:cs="Times New Roman"/>
                      <w:color w:val="000000"/>
                      <w:sz w:val="24"/>
                      <w:szCs w:val="24"/>
                    </w:rPr>
                  </w:pPr>
                </w:p>
              </w:tc>
              <w:tc>
                <w:tcPr>
                  <w:tcW w:w="1276" w:type="dxa"/>
                  <w:tcBorders>
                    <w:top w:val="nil"/>
                    <w:left w:val="nil"/>
                    <w:bottom w:val="nil"/>
                    <w:right w:val="nil"/>
                  </w:tcBorders>
                  <w:noWrap/>
                  <w:vAlign w:val="center"/>
                  <w:hideMark/>
                </w:tcPr>
                <w:p w14:paraId="466E41CA"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p>
              </w:tc>
              <w:tc>
                <w:tcPr>
                  <w:tcW w:w="992" w:type="dxa"/>
                  <w:tcBorders>
                    <w:top w:val="nil"/>
                    <w:left w:val="nil"/>
                    <w:bottom w:val="nil"/>
                    <w:right w:val="nil"/>
                  </w:tcBorders>
                  <w:noWrap/>
                  <w:vAlign w:val="center"/>
                  <w:hideMark/>
                </w:tcPr>
                <w:p w14:paraId="0EDEB688"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(0,7873)</w:t>
                  </w:r>
                </w:p>
              </w:tc>
              <w:tc>
                <w:tcPr>
                  <w:tcW w:w="1134" w:type="dxa"/>
                  <w:tcBorders>
                    <w:top w:val="nil"/>
                    <w:left w:val="nil"/>
                    <w:bottom w:val="nil"/>
                    <w:right w:val="nil"/>
                  </w:tcBorders>
                  <w:noWrap/>
                  <w:vAlign w:val="center"/>
                  <w:hideMark/>
                </w:tcPr>
                <w:p w14:paraId="110D3236"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p>
              </w:tc>
              <w:tc>
                <w:tcPr>
                  <w:tcW w:w="1276" w:type="dxa"/>
                  <w:tcBorders>
                    <w:top w:val="nil"/>
                    <w:left w:val="nil"/>
                    <w:bottom w:val="nil"/>
                    <w:right w:val="nil"/>
                  </w:tcBorders>
                  <w:noWrap/>
                  <w:vAlign w:val="center"/>
                  <w:hideMark/>
                </w:tcPr>
                <w:p w14:paraId="424BFAF0"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(0,6919)</w:t>
                  </w:r>
                </w:p>
              </w:tc>
              <w:tc>
                <w:tcPr>
                  <w:tcW w:w="1417" w:type="dxa"/>
                  <w:tcBorders>
                    <w:top w:val="nil"/>
                    <w:left w:val="nil"/>
                    <w:bottom w:val="nil"/>
                    <w:right w:val="nil"/>
                  </w:tcBorders>
                  <w:noWrap/>
                  <w:vAlign w:val="center"/>
                  <w:hideMark/>
                </w:tcPr>
                <w:p w14:paraId="77E6A14D"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(1,461)</w:t>
                  </w:r>
                </w:p>
              </w:tc>
              <w:tc>
                <w:tcPr>
                  <w:tcW w:w="1418" w:type="dxa"/>
                  <w:tcBorders>
                    <w:top w:val="nil"/>
                    <w:left w:val="nil"/>
                    <w:bottom w:val="nil"/>
                    <w:right w:val="nil"/>
                  </w:tcBorders>
                  <w:noWrap/>
                  <w:vAlign w:val="center"/>
                  <w:hideMark/>
                </w:tcPr>
                <w:p w14:paraId="65C6F830"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p>
              </w:tc>
              <w:tc>
                <w:tcPr>
                  <w:tcW w:w="1559" w:type="dxa"/>
                  <w:gridSpan w:val="2"/>
                  <w:tcBorders>
                    <w:top w:val="nil"/>
                    <w:left w:val="nil"/>
                    <w:bottom w:val="nil"/>
                    <w:right w:val="nil"/>
                  </w:tcBorders>
                  <w:noWrap/>
                  <w:vAlign w:val="center"/>
                  <w:hideMark/>
                </w:tcPr>
                <w:p w14:paraId="1D2C34F6"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(1,280)</w:t>
                  </w:r>
                </w:p>
              </w:tc>
            </w:tr>
            <w:tr w:rsidR="008F7561" w:rsidRPr="006244D7" w14:paraId="0FB83569" w14:textId="77777777" w:rsidTr="00AD3262">
              <w:trPr>
                <w:trHeight w:val="408"/>
              </w:trPr>
              <w:tc>
                <w:tcPr>
                  <w:tcW w:w="1723" w:type="dxa"/>
                  <w:vMerge w:val="restart"/>
                  <w:tcBorders>
                    <w:top w:val="nil"/>
                    <w:left w:val="nil"/>
                    <w:bottom w:val="nil"/>
                    <w:right w:val="nil"/>
                  </w:tcBorders>
                  <w:noWrap/>
                  <w:vAlign w:val="center"/>
                  <w:hideMark/>
                </w:tcPr>
                <w:p w14:paraId="316A48D1" w14:textId="77777777" w:rsidR="008F7561" w:rsidRPr="006244D7" w:rsidRDefault="008F7561" w:rsidP="00AD3262">
                  <w:pPr>
                    <w:spacing w:line="240" w:lineRule="auto"/>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Nº de noturnos</w:t>
                  </w:r>
                </w:p>
              </w:tc>
              <w:tc>
                <w:tcPr>
                  <w:tcW w:w="1276" w:type="dxa"/>
                  <w:tcBorders>
                    <w:top w:val="nil"/>
                    <w:left w:val="nil"/>
                    <w:bottom w:val="nil"/>
                    <w:right w:val="nil"/>
                  </w:tcBorders>
                  <w:noWrap/>
                  <w:vAlign w:val="center"/>
                  <w:hideMark/>
                </w:tcPr>
                <w:p w14:paraId="557853D7"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p>
              </w:tc>
              <w:tc>
                <w:tcPr>
                  <w:tcW w:w="992" w:type="dxa"/>
                  <w:tcBorders>
                    <w:top w:val="nil"/>
                    <w:left w:val="nil"/>
                    <w:bottom w:val="nil"/>
                    <w:right w:val="nil"/>
                  </w:tcBorders>
                  <w:noWrap/>
                  <w:vAlign w:val="center"/>
                  <w:hideMark/>
                </w:tcPr>
                <w:p w14:paraId="043537C0" w14:textId="77777777" w:rsidR="008F7561" w:rsidRPr="006244D7" w:rsidRDefault="008F7561" w:rsidP="00AD3262">
                  <w:pPr>
                    <w:spacing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08A86FA9"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-0,0001**</w:t>
                  </w:r>
                </w:p>
              </w:tc>
              <w:tc>
                <w:tcPr>
                  <w:tcW w:w="1276" w:type="dxa"/>
                  <w:tcBorders>
                    <w:top w:val="nil"/>
                    <w:left w:val="nil"/>
                    <w:bottom w:val="nil"/>
                    <w:right w:val="nil"/>
                  </w:tcBorders>
                  <w:noWrap/>
                  <w:vAlign w:val="center"/>
                  <w:hideMark/>
                </w:tcPr>
                <w:p w14:paraId="40D04EA2"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p>
              </w:tc>
              <w:tc>
                <w:tcPr>
                  <w:tcW w:w="1417" w:type="dxa"/>
                  <w:tcBorders>
                    <w:top w:val="nil"/>
                    <w:left w:val="nil"/>
                    <w:bottom w:val="nil"/>
                    <w:right w:val="nil"/>
                  </w:tcBorders>
                  <w:noWrap/>
                  <w:vAlign w:val="center"/>
                  <w:hideMark/>
                </w:tcPr>
                <w:p w14:paraId="12656516" w14:textId="77777777" w:rsidR="008F7561" w:rsidRPr="006244D7" w:rsidRDefault="008F7561" w:rsidP="00AD3262">
                  <w:pPr>
                    <w:spacing w:line="240" w:lineRule="auto"/>
                    <w:jc w:val="center"/>
                    <w:rPr>
                      <w:rFonts w:ascii="Times New Roman" w:eastAsia="Times New Roman" w:hAnsi="Times New Roman" w:cs="Times New Roman"/>
                      <w:sz w:val="20"/>
                      <w:szCs w:val="20"/>
                    </w:rPr>
                  </w:pPr>
                </w:p>
              </w:tc>
              <w:tc>
                <w:tcPr>
                  <w:tcW w:w="1418" w:type="dxa"/>
                  <w:tcBorders>
                    <w:top w:val="nil"/>
                    <w:left w:val="nil"/>
                    <w:bottom w:val="nil"/>
                    <w:right w:val="nil"/>
                  </w:tcBorders>
                  <w:noWrap/>
                  <w:vAlign w:val="center"/>
                  <w:hideMark/>
                </w:tcPr>
                <w:p w14:paraId="56E3B45D"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-0,0002**</w:t>
                  </w:r>
                </w:p>
              </w:tc>
              <w:tc>
                <w:tcPr>
                  <w:tcW w:w="1559" w:type="dxa"/>
                  <w:gridSpan w:val="2"/>
                  <w:tcBorders>
                    <w:top w:val="nil"/>
                    <w:left w:val="nil"/>
                    <w:bottom w:val="nil"/>
                    <w:right w:val="nil"/>
                  </w:tcBorders>
                  <w:noWrap/>
                  <w:vAlign w:val="center"/>
                  <w:hideMark/>
                </w:tcPr>
                <w:p w14:paraId="788B368A"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p>
              </w:tc>
            </w:tr>
            <w:tr w:rsidR="008F7561" w:rsidRPr="006244D7" w14:paraId="23D5E116" w14:textId="77777777" w:rsidTr="00AD3262">
              <w:trPr>
                <w:trHeight w:val="241"/>
              </w:trPr>
              <w:tc>
                <w:tcPr>
                  <w:tcW w:w="1723" w:type="dxa"/>
                  <w:vMerge/>
                  <w:tcBorders>
                    <w:top w:val="nil"/>
                    <w:left w:val="nil"/>
                    <w:bottom w:val="nil"/>
                    <w:right w:val="nil"/>
                  </w:tcBorders>
                  <w:vAlign w:val="center"/>
                  <w:hideMark/>
                </w:tcPr>
                <w:p w14:paraId="28E5B890" w14:textId="77777777" w:rsidR="008F7561" w:rsidRPr="006244D7" w:rsidRDefault="008F7561" w:rsidP="00AD3262">
                  <w:pPr>
                    <w:spacing w:line="240" w:lineRule="auto"/>
                    <w:rPr>
                      <w:rFonts w:ascii="Times New Roman" w:eastAsia="Times New Roman" w:hAnsi="Times New Roman" w:cs="Times New Roman"/>
                      <w:color w:val="000000"/>
                      <w:sz w:val="24"/>
                      <w:szCs w:val="24"/>
                    </w:rPr>
                  </w:pPr>
                </w:p>
              </w:tc>
              <w:tc>
                <w:tcPr>
                  <w:tcW w:w="1276" w:type="dxa"/>
                  <w:tcBorders>
                    <w:top w:val="nil"/>
                    <w:left w:val="nil"/>
                    <w:bottom w:val="nil"/>
                    <w:right w:val="nil"/>
                  </w:tcBorders>
                  <w:noWrap/>
                  <w:vAlign w:val="center"/>
                  <w:hideMark/>
                </w:tcPr>
                <w:p w14:paraId="0FE647BA" w14:textId="77777777" w:rsidR="008F7561" w:rsidRPr="006244D7" w:rsidRDefault="008F7561" w:rsidP="00AD3262">
                  <w:pPr>
                    <w:spacing w:line="240" w:lineRule="auto"/>
                    <w:jc w:val="center"/>
                    <w:rPr>
                      <w:rFonts w:ascii="Times New Roman" w:eastAsia="Times New Roman" w:hAnsi="Times New Roman" w:cs="Times New Roman"/>
                      <w:sz w:val="20"/>
                      <w:szCs w:val="20"/>
                    </w:rPr>
                  </w:pPr>
                </w:p>
              </w:tc>
              <w:tc>
                <w:tcPr>
                  <w:tcW w:w="992" w:type="dxa"/>
                  <w:tcBorders>
                    <w:top w:val="nil"/>
                    <w:left w:val="nil"/>
                    <w:bottom w:val="nil"/>
                    <w:right w:val="nil"/>
                  </w:tcBorders>
                  <w:noWrap/>
                  <w:vAlign w:val="center"/>
                  <w:hideMark/>
                </w:tcPr>
                <w:p w14:paraId="105A7521" w14:textId="77777777" w:rsidR="008F7561" w:rsidRPr="006244D7" w:rsidRDefault="008F7561" w:rsidP="00AD3262">
                  <w:pPr>
                    <w:spacing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794C1C32"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(3,59e-5)</w:t>
                  </w:r>
                </w:p>
              </w:tc>
              <w:tc>
                <w:tcPr>
                  <w:tcW w:w="1276" w:type="dxa"/>
                  <w:tcBorders>
                    <w:top w:val="nil"/>
                    <w:left w:val="nil"/>
                    <w:bottom w:val="nil"/>
                    <w:right w:val="nil"/>
                  </w:tcBorders>
                  <w:noWrap/>
                  <w:vAlign w:val="center"/>
                  <w:hideMark/>
                </w:tcPr>
                <w:p w14:paraId="77E2A69E"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p>
              </w:tc>
              <w:tc>
                <w:tcPr>
                  <w:tcW w:w="1417" w:type="dxa"/>
                  <w:tcBorders>
                    <w:top w:val="nil"/>
                    <w:left w:val="nil"/>
                    <w:bottom w:val="nil"/>
                    <w:right w:val="nil"/>
                  </w:tcBorders>
                  <w:noWrap/>
                  <w:vAlign w:val="center"/>
                  <w:hideMark/>
                </w:tcPr>
                <w:p w14:paraId="4D1EF05C" w14:textId="77777777" w:rsidR="008F7561" w:rsidRPr="006244D7" w:rsidRDefault="008F7561" w:rsidP="00AD3262">
                  <w:pPr>
                    <w:spacing w:line="240" w:lineRule="auto"/>
                    <w:jc w:val="center"/>
                    <w:rPr>
                      <w:rFonts w:ascii="Times New Roman" w:eastAsia="Times New Roman" w:hAnsi="Times New Roman" w:cs="Times New Roman"/>
                      <w:sz w:val="20"/>
                      <w:szCs w:val="20"/>
                    </w:rPr>
                  </w:pPr>
                </w:p>
              </w:tc>
              <w:tc>
                <w:tcPr>
                  <w:tcW w:w="1418" w:type="dxa"/>
                  <w:tcBorders>
                    <w:top w:val="nil"/>
                    <w:left w:val="nil"/>
                    <w:bottom w:val="nil"/>
                    <w:right w:val="nil"/>
                  </w:tcBorders>
                  <w:noWrap/>
                  <w:vAlign w:val="center"/>
                  <w:hideMark/>
                </w:tcPr>
                <w:p w14:paraId="36F7E818"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(-7,4e-5)</w:t>
                  </w:r>
                </w:p>
              </w:tc>
              <w:tc>
                <w:tcPr>
                  <w:tcW w:w="1559" w:type="dxa"/>
                  <w:gridSpan w:val="2"/>
                  <w:tcBorders>
                    <w:top w:val="nil"/>
                    <w:left w:val="nil"/>
                    <w:bottom w:val="nil"/>
                    <w:right w:val="nil"/>
                  </w:tcBorders>
                  <w:noWrap/>
                  <w:vAlign w:val="center"/>
                  <w:hideMark/>
                </w:tcPr>
                <w:p w14:paraId="5F8F9F0F"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p>
              </w:tc>
            </w:tr>
            <w:tr w:rsidR="008F7561" w:rsidRPr="006244D7" w14:paraId="4E98CA9A" w14:textId="77777777" w:rsidTr="00AD3262">
              <w:trPr>
                <w:trHeight w:val="408"/>
              </w:trPr>
              <w:tc>
                <w:tcPr>
                  <w:tcW w:w="1723" w:type="dxa"/>
                  <w:vMerge w:val="restart"/>
                  <w:tcBorders>
                    <w:top w:val="nil"/>
                    <w:left w:val="nil"/>
                    <w:bottom w:val="nil"/>
                    <w:right w:val="nil"/>
                  </w:tcBorders>
                  <w:noWrap/>
                  <w:vAlign w:val="center"/>
                  <w:hideMark/>
                </w:tcPr>
                <w:p w14:paraId="5F28CC47" w14:textId="77777777" w:rsidR="008F7561" w:rsidRPr="006244D7" w:rsidRDefault="008F7561" w:rsidP="00AD3262">
                  <w:pPr>
                    <w:spacing w:line="240" w:lineRule="auto"/>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População</w:t>
                  </w:r>
                </w:p>
              </w:tc>
              <w:tc>
                <w:tcPr>
                  <w:tcW w:w="1276" w:type="dxa"/>
                  <w:tcBorders>
                    <w:top w:val="nil"/>
                    <w:left w:val="nil"/>
                    <w:bottom w:val="nil"/>
                    <w:right w:val="nil"/>
                  </w:tcBorders>
                  <w:noWrap/>
                  <w:vAlign w:val="center"/>
                  <w:hideMark/>
                </w:tcPr>
                <w:p w14:paraId="3B319DFA"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p>
              </w:tc>
              <w:tc>
                <w:tcPr>
                  <w:tcW w:w="992" w:type="dxa"/>
                  <w:tcBorders>
                    <w:top w:val="nil"/>
                    <w:left w:val="nil"/>
                    <w:bottom w:val="nil"/>
                    <w:right w:val="nil"/>
                  </w:tcBorders>
                  <w:noWrap/>
                  <w:vAlign w:val="center"/>
                  <w:hideMark/>
                </w:tcPr>
                <w:p w14:paraId="79866605" w14:textId="77777777" w:rsidR="008F7561" w:rsidRPr="006244D7" w:rsidRDefault="008F7561" w:rsidP="00AD3262">
                  <w:pPr>
                    <w:spacing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3404C4BB"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4,51e-6</w:t>
                  </w:r>
                </w:p>
              </w:tc>
              <w:tc>
                <w:tcPr>
                  <w:tcW w:w="1276" w:type="dxa"/>
                  <w:tcBorders>
                    <w:top w:val="nil"/>
                    <w:left w:val="nil"/>
                    <w:bottom w:val="nil"/>
                    <w:right w:val="nil"/>
                  </w:tcBorders>
                  <w:noWrap/>
                  <w:vAlign w:val="center"/>
                  <w:hideMark/>
                </w:tcPr>
                <w:p w14:paraId="35FBF79A"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p>
              </w:tc>
              <w:tc>
                <w:tcPr>
                  <w:tcW w:w="1417" w:type="dxa"/>
                  <w:tcBorders>
                    <w:top w:val="nil"/>
                    <w:left w:val="nil"/>
                    <w:bottom w:val="nil"/>
                    <w:right w:val="nil"/>
                  </w:tcBorders>
                  <w:noWrap/>
                  <w:vAlign w:val="center"/>
                  <w:hideMark/>
                </w:tcPr>
                <w:p w14:paraId="1E56953B" w14:textId="77777777" w:rsidR="008F7561" w:rsidRPr="006244D7" w:rsidRDefault="008F7561" w:rsidP="00AD3262">
                  <w:pPr>
                    <w:spacing w:line="240" w:lineRule="auto"/>
                    <w:jc w:val="center"/>
                    <w:rPr>
                      <w:rFonts w:ascii="Times New Roman" w:eastAsia="Times New Roman" w:hAnsi="Times New Roman" w:cs="Times New Roman"/>
                      <w:sz w:val="20"/>
                      <w:szCs w:val="20"/>
                    </w:rPr>
                  </w:pPr>
                </w:p>
              </w:tc>
              <w:tc>
                <w:tcPr>
                  <w:tcW w:w="1418" w:type="dxa"/>
                  <w:tcBorders>
                    <w:top w:val="nil"/>
                    <w:left w:val="nil"/>
                    <w:bottom w:val="nil"/>
                    <w:right w:val="nil"/>
                  </w:tcBorders>
                  <w:noWrap/>
                  <w:vAlign w:val="center"/>
                  <w:hideMark/>
                </w:tcPr>
                <w:p w14:paraId="7AA7BA71"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8,03e-6*</w:t>
                  </w:r>
                </w:p>
              </w:tc>
              <w:tc>
                <w:tcPr>
                  <w:tcW w:w="1559" w:type="dxa"/>
                  <w:gridSpan w:val="2"/>
                  <w:tcBorders>
                    <w:top w:val="nil"/>
                    <w:left w:val="nil"/>
                    <w:bottom w:val="nil"/>
                    <w:right w:val="nil"/>
                  </w:tcBorders>
                  <w:noWrap/>
                  <w:vAlign w:val="center"/>
                  <w:hideMark/>
                </w:tcPr>
                <w:p w14:paraId="0FA8823B"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p>
              </w:tc>
            </w:tr>
            <w:tr w:rsidR="008F7561" w:rsidRPr="006244D7" w14:paraId="75483DE3" w14:textId="77777777" w:rsidTr="00AD3262">
              <w:trPr>
                <w:trHeight w:val="241"/>
              </w:trPr>
              <w:tc>
                <w:tcPr>
                  <w:tcW w:w="1723" w:type="dxa"/>
                  <w:vMerge/>
                  <w:tcBorders>
                    <w:top w:val="nil"/>
                    <w:left w:val="nil"/>
                    <w:bottom w:val="nil"/>
                    <w:right w:val="nil"/>
                  </w:tcBorders>
                  <w:vAlign w:val="center"/>
                  <w:hideMark/>
                </w:tcPr>
                <w:p w14:paraId="56A1667D" w14:textId="77777777" w:rsidR="008F7561" w:rsidRPr="006244D7" w:rsidRDefault="008F7561" w:rsidP="00AD3262">
                  <w:pPr>
                    <w:spacing w:line="240" w:lineRule="auto"/>
                    <w:rPr>
                      <w:rFonts w:ascii="Times New Roman" w:eastAsia="Times New Roman" w:hAnsi="Times New Roman" w:cs="Times New Roman"/>
                      <w:color w:val="000000"/>
                      <w:sz w:val="24"/>
                      <w:szCs w:val="24"/>
                    </w:rPr>
                  </w:pPr>
                </w:p>
              </w:tc>
              <w:tc>
                <w:tcPr>
                  <w:tcW w:w="1276" w:type="dxa"/>
                  <w:tcBorders>
                    <w:top w:val="nil"/>
                    <w:left w:val="nil"/>
                    <w:bottom w:val="nil"/>
                    <w:right w:val="nil"/>
                  </w:tcBorders>
                  <w:noWrap/>
                  <w:vAlign w:val="center"/>
                  <w:hideMark/>
                </w:tcPr>
                <w:p w14:paraId="08E59C82" w14:textId="77777777" w:rsidR="008F7561" w:rsidRPr="006244D7" w:rsidRDefault="008F7561" w:rsidP="00AD3262">
                  <w:pPr>
                    <w:spacing w:line="240" w:lineRule="auto"/>
                    <w:jc w:val="center"/>
                    <w:rPr>
                      <w:rFonts w:ascii="Times New Roman" w:eastAsia="Times New Roman" w:hAnsi="Times New Roman" w:cs="Times New Roman"/>
                      <w:sz w:val="20"/>
                      <w:szCs w:val="20"/>
                    </w:rPr>
                  </w:pPr>
                </w:p>
              </w:tc>
              <w:tc>
                <w:tcPr>
                  <w:tcW w:w="992" w:type="dxa"/>
                  <w:tcBorders>
                    <w:top w:val="nil"/>
                    <w:left w:val="nil"/>
                    <w:bottom w:val="nil"/>
                    <w:right w:val="nil"/>
                  </w:tcBorders>
                  <w:noWrap/>
                  <w:vAlign w:val="center"/>
                  <w:hideMark/>
                </w:tcPr>
                <w:p w14:paraId="6BB1EB8F" w14:textId="77777777" w:rsidR="008F7561" w:rsidRPr="006244D7" w:rsidRDefault="008F7561" w:rsidP="00AD3262">
                  <w:pPr>
                    <w:spacing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23A6BFF7"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(2,33e-6)</w:t>
                  </w:r>
                </w:p>
              </w:tc>
              <w:tc>
                <w:tcPr>
                  <w:tcW w:w="1276" w:type="dxa"/>
                  <w:tcBorders>
                    <w:top w:val="nil"/>
                    <w:left w:val="nil"/>
                    <w:bottom w:val="nil"/>
                    <w:right w:val="nil"/>
                  </w:tcBorders>
                  <w:noWrap/>
                  <w:vAlign w:val="center"/>
                  <w:hideMark/>
                </w:tcPr>
                <w:p w14:paraId="4F1F39AD"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p>
              </w:tc>
              <w:tc>
                <w:tcPr>
                  <w:tcW w:w="1417" w:type="dxa"/>
                  <w:tcBorders>
                    <w:top w:val="nil"/>
                    <w:left w:val="nil"/>
                    <w:bottom w:val="nil"/>
                    <w:right w:val="nil"/>
                  </w:tcBorders>
                  <w:noWrap/>
                  <w:vAlign w:val="center"/>
                  <w:hideMark/>
                </w:tcPr>
                <w:p w14:paraId="7BF47E9B" w14:textId="77777777" w:rsidR="008F7561" w:rsidRPr="006244D7" w:rsidRDefault="008F7561" w:rsidP="00AD3262">
                  <w:pPr>
                    <w:spacing w:line="240" w:lineRule="auto"/>
                    <w:jc w:val="center"/>
                    <w:rPr>
                      <w:rFonts w:ascii="Times New Roman" w:eastAsia="Times New Roman" w:hAnsi="Times New Roman" w:cs="Times New Roman"/>
                      <w:sz w:val="20"/>
                      <w:szCs w:val="20"/>
                    </w:rPr>
                  </w:pPr>
                </w:p>
              </w:tc>
              <w:tc>
                <w:tcPr>
                  <w:tcW w:w="1418" w:type="dxa"/>
                  <w:tcBorders>
                    <w:top w:val="nil"/>
                    <w:left w:val="nil"/>
                    <w:bottom w:val="nil"/>
                    <w:right w:val="nil"/>
                  </w:tcBorders>
                  <w:noWrap/>
                  <w:vAlign w:val="center"/>
                  <w:hideMark/>
                </w:tcPr>
                <w:p w14:paraId="6DA9FB90"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(3,84e-6)</w:t>
                  </w:r>
                </w:p>
              </w:tc>
              <w:tc>
                <w:tcPr>
                  <w:tcW w:w="1559" w:type="dxa"/>
                  <w:gridSpan w:val="2"/>
                  <w:tcBorders>
                    <w:top w:val="nil"/>
                    <w:left w:val="nil"/>
                    <w:bottom w:val="nil"/>
                    <w:right w:val="nil"/>
                  </w:tcBorders>
                  <w:noWrap/>
                  <w:vAlign w:val="center"/>
                  <w:hideMark/>
                </w:tcPr>
                <w:p w14:paraId="2D24BBE0"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p>
              </w:tc>
            </w:tr>
            <w:tr w:rsidR="008F7561" w:rsidRPr="006244D7" w14:paraId="3928DDFB" w14:textId="77777777" w:rsidTr="00AD3262">
              <w:trPr>
                <w:trHeight w:val="408"/>
              </w:trPr>
              <w:tc>
                <w:tcPr>
                  <w:tcW w:w="1723" w:type="dxa"/>
                  <w:vMerge w:val="restart"/>
                  <w:tcBorders>
                    <w:top w:val="nil"/>
                    <w:left w:val="nil"/>
                    <w:bottom w:val="single" w:sz="4" w:space="0" w:color="000000"/>
                    <w:right w:val="nil"/>
                  </w:tcBorders>
                  <w:noWrap/>
                  <w:vAlign w:val="center"/>
                  <w:hideMark/>
                </w:tcPr>
                <w:p w14:paraId="6F7B3289" w14:textId="77777777" w:rsidR="008F7561" w:rsidRPr="006244D7" w:rsidRDefault="008F7561" w:rsidP="00AD3262">
                  <w:pPr>
                    <w:spacing w:line="240" w:lineRule="auto"/>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Renda Média</w:t>
                  </w:r>
                </w:p>
              </w:tc>
              <w:tc>
                <w:tcPr>
                  <w:tcW w:w="1276" w:type="dxa"/>
                  <w:tcBorders>
                    <w:top w:val="nil"/>
                    <w:left w:val="nil"/>
                    <w:bottom w:val="nil"/>
                    <w:right w:val="nil"/>
                  </w:tcBorders>
                  <w:noWrap/>
                  <w:vAlign w:val="center"/>
                  <w:hideMark/>
                </w:tcPr>
                <w:p w14:paraId="644EA263"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p>
              </w:tc>
              <w:tc>
                <w:tcPr>
                  <w:tcW w:w="992" w:type="dxa"/>
                  <w:tcBorders>
                    <w:top w:val="nil"/>
                    <w:left w:val="nil"/>
                    <w:bottom w:val="nil"/>
                    <w:right w:val="nil"/>
                  </w:tcBorders>
                  <w:noWrap/>
                  <w:vAlign w:val="center"/>
                  <w:hideMark/>
                </w:tcPr>
                <w:p w14:paraId="37B88A1B" w14:textId="77777777" w:rsidR="008F7561" w:rsidRPr="006244D7" w:rsidRDefault="008F7561" w:rsidP="00AD3262">
                  <w:pPr>
                    <w:spacing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3D96F4FE" w14:textId="77777777" w:rsidR="008F7561" w:rsidRPr="006244D7" w:rsidRDefault="008F7561" w:rsidP="00AD3262">
                  <w:pPr>
                    <w:spacing w:line="240" w:lineRule="auto"/>
                    <w:jc w:val="center"/>
                    <w:rPr>
                      <w:rFonts w:ascii="Times New Roman" w:eastAsia="Times New Roman" w:hAnsi="Times New Roman" w:cs="Times New Roman"/>
                      <w:sz w:val="20"/>
                      <w:szCs w:val="20"/>
                    </w:rPr>
                  </w:pPr>
                </w:p>
              </w:tc>
              <w:tc>
                <w:tcPr>
                  <w:tcW w:w="1276" w:type="dxa"/>
                  <w:tcBorders>
                    <w:top w:val="nil"/>
                    <w:left w:val="nil"/>
                    <w:bottom w:val="nil"/>
                    <w:right w:val="nil"/>
                  </w:tcBorders>
                  <w:noWrap/>
                  <w:vAlign w:val="center"/>
                  <w:hideMark/>
                </w:tcPr>
                <w:p w14:paraId="63417D2D"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-1,64e-5**</w:t>
                  </w:r>
                </w:p>
              </w:tc>
              <w:tc>
                <w:tcPr>
                  <w:tcW w:w="1417" w:type="dxa"/>
                  <w:tcBorders>
                    <w:top w:val="nil"/>
                    <w:left w:val="nil"/>
                    <w:bottom w:val="nil"/>
                    <w:right w:val="nil"/>
                  </w:tcBorders>
                  <w:noWrap/>
                  <w:vAlign w:val="center"/>
                  <w:hideMark/>
                </w:tcPr>
                <w:p w14:paraId="626C1D6F"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p>
              </w:tc>
              <w:tc>
                <w:tcPr>
                  <w:tcW w:w="1418" w:type="dxa"/>
                  <w:tcBorders>
                    <w:top w:val="nil"/>
                    <w:left w:val="nil"/>
                    <w:bottom w:val="nil"/>
                    <w:right w:val="nil"/>
                  </w:tcBorders>
                  <w:noWrap/>
                  <w:vAlign w:val="center"/>
                  <w:hideMark/>
                </w:tcPr>
                <w:p w14:paraId="68B20F5A" w14:textId="77777777" w:rsidR="008F7561" w:rsidRPr="006244D7" w:rsidRDefault="008F7561" w:rsidP="00AD3262">
                  <w:pPr>
                    <w:spacing w:line="240" w:lineRule="auto"/>
                    <w:jc w:val="center"/>
                    <w:rPr>
                      <w:rFonts w:ascii="Times New Roman" w:eastAsia="Times New Roman" w:hAnsi="Times New Roman" w:cs="Times New Roman"/>
                      <w:sz w:val="20"/>
                      <w:szCs w:val="20"/>
                    </w:rPr>
                  </w:pPr>
                </w:p>
              </w:tc>
              <w:tc>
                <w:tcPr>
                  <w:tcW w:w="1559" w:type="dxa"/>
                  <w:gridSpan w:val="2"/>
                  <w:tcBorders>
                    <w:top w:val="nil"/>
                    <w:left w:val="nil"/>
                    <w:bottom w:val="nil"/>
                    <w:right w:val="nil"/>
                  </w:tcBorders>
                  <w:noWrap/>
                  <w:vAlign w:val="center"/>
                  <w:hideMark/>
                </w:tcPr>
                <w:p w14:paraId="1203DC58"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-3,71e-5***</w:t>
                  </w:r>
                </w:p>
              </w:tc>
            </w:tr>
            <w:tr w:rsidR="008F7561" w:rsidRPr="006244D7" w14:paraId="5B4303B9" w14:textId="77777777" w:rsidTr="00AD3262">
              <w:trPr>
                <w:trHeight w:val="241"/>
              </w:trPr>
              <w:tc>
                <w:tcPr>
                  <w:tcW w:w="1723" w:type="dxa"/>
                  <w:vMerge/>
                  <w:tcBorders>
                    <w:top w:val="nil"/>
                    <w:left w:val="nil"/>
                    <w:bottom w:val="single" w:sz="4" w:space="0" w:color="000000"/>
                    <w:right w:val="nil"/>
                  </w:tcBorders>
                  <w:vAlign w:val="center"/>
                  <w:hideMark/>
                </w:tcPr>
                <w:p w14:paraId="6FD8C0FE" w14:textId="77777777" w:rsidR="008F7561" w:rsidRPr="006244D7" w:rsidRDefault="008F7561" w:rsidP="00AD3262">
                  <w:pPr>
                    <w:spacing w:line="240" w:lineRule="auto"/>
                    <w:rPr>
                      <w:rFonts w:ascii="Times New Roman" w:eastAsia="Times New Roman" w:hAnsi="Times New Roman" w:cs="Times New Roman"/>
                      <w:color w:val="000000"/>
                      <w:sz w:val="24"/>
                      <w:szCs w:val="24"/>
                    </w:rPr>
                  </w:pPr>
                </w:p>
              </w:tc>
              <w:tc>
                <w:tcPr>
                  <w:tcW w:w="1276" w:type="dxa"/>
                  <w:tcBorders>
                    <w:top w:val="nil"/>
                    <w:left w:val="nil"/>
                    <w:bottom w:val="single" w:sz="4" w:space="0" w:color="auto"/>
                    <w:right w:val="nil"/>
                  </w:tcBorders>
                  <w:noWrap/>
                  <w:vAlign w:val="center"/>
                  <w:hideMark/>
                </w:tcPr>
                <w:p w14:paraId="6970D62B"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 </w:t>
                  </w:r>
                </w:p>
              </w:tc>
              <w:tc>
                <w:tcPr>
                  <w:tcW w:w="992" w:type="dxa"/>
                  <w:tcBorders>
                    <w:top w:val="nil"/>
                    <w:left w:val="nil"/>
                    <w:bottom w:val="single" w:sz="4" w:space="0" w:color="auto"/>
                    <w:right w:val="nil"/>
                  </w:tcBorders>
                  <w:noWrap/>
                  <w:vAlign w:val="center"/>
                  <w:hideMark/>
                </w:tcPr>
                <w:p w14:paraId="28D5203D"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 </w:t>
                  </w:r>
                </w:p>
              </w:tc>
              <w:tc>
                <w:tcPr>
                  <w:tcW w:w="1134" w:type="dxa"/>
                  <w:tcBorders>
                    <w:top w:val="nil"/>
                    <w:left w:val="nil"/>
                    <w:bottom w:val="single" w:sz="4" w:space="0" w:color="auto"/>
                    <w:right w:val="nil"/>
                  </w:tcBorders>
                  <w:noWrap/>
                  <w:vAlign w:val="center"/>
                  <w:hideMark/>
                </w:tcPr>
                <w:p w14:paraId="13429E3A"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 </w:t>
                  </w:r>
                </w:p>
              </w:tc>
              <w:tc>
                <w:tcPr>
                  <w:tcW w:w="1276" w:type="dxa"/>
                  <w:tcBorders>
                    <w:top w:val="nil"/>
                    <w:left w:val="nil"/>
                    <w:bottom w:val="single" w:sz="4" w:space="0" w:color="auto"/>
                    <w:right w:val="nil"/>
                  </w:tcBorders>
                  <w:noWrap/>
                  <w:vAlign w:val="center"/>
                  <w:hideMark/>
                </w:tcPr>
                <w:p w14:paraId="7DBCD748"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(5,23e-6)</w:t>
                  </w:r>
                </w:p>
              </w:tc>
              <w:tc>
                <w:tcPr>
                  <w:tcW w:w="1417" w:type="dxa"/>
                  <w:tcBorders>
                    <w:top w:val="nil"/>
                    <w:left w:val="nil"/>
                    <w:bottom w:val="single" w:sz="4" w:space="0" w:color="auto"/>
                    <w:right w:val="nil"/>
                  </w:tcBorders>
                  <w:noWrap/>
                  <w:vAlign w:val="center"/>
                  <w:hideMark/>
                </w:tcPr>
                <w:p w14:paraId="509BD88C"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 </w:t>
                  </w:r>
                </w:p>
              </w:tc>
              <w:tc>
                <w:tcPr>
                  <w:tcW w:w="1418" w:type="dxa"/>
                  <w:tcBorders>
                    <w:top w:val="nil"/>
                    <w:left w:val="nil"/>
                    <w:bottom w:val="single" w:sz="4" w:space="0" w:color="auto"/>
                    <w:right w:val="nil"/>
                  </w:tcBorders>
                  <w:noWrap/>
                  <w:vAlign w:val="center"/>
                  <w:hideMark/>
                </w:tcPr>
                <w:p w14:paraId="05CF4236"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 </w:t>
                  </w:r>
                </w:p>
              </w:tc>
              <w:tc>
                <w:tcPr>
                  <w:tcW w:w="1559" w:type="dxa"/>
                  <w:gridSpan w:val="2"/>
                  <w:tcBorders>
                    <w:top w:val="nil"/>
                    <w:left w:val="nil"/>
                    <w:bottom w:val="single" w:sz="4" w:space="0" w:color="auto"/>
                    <w:right w:val="nil"/>
                  </w:tcBorders>
                  <w:noWrap/>
                  <w:vAlign w:val="center"/>
                  <w:hideMark/>
                </w:tcPr>
                <w:p w14:paraId="7B2BD2CD" w14:textId="77777777" w:rsidR="008F7561" w:rsidRPr="006244D7" w:rsidRDefault="008F7561" w:rsidP="00AD3262">
                  <w:pPr>
                    <w:spacing w:line="240" w:lineRule="auto"/>
                    <w:jc w:val="center"/>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(9,76e-6)</w:t>
                  </w:r>
                </w:p>
              </w:tc>
            </w:tr>
            <w:tr w:rsidR="008F7561" w:rsidRPr="006244D7" w14:paraId="39FE6F9A" w14:textId="77777777" w:rsidTr="00AD3262">
              <w:trPr>
                <w:trHeight w:val="317"/>
              </w:trPr>
              <w:tc>
                <w:tcPr>
                  <w:tcW w:w="1723" w:type="dxa"/>
                  <w:tcBorders>
                    <w:top w:val="nil"/>
                    <w:left w:val="nil"/>
                    <w:bottom w:val="nil"/>
                    <w:right w:val="nil"/>
                  </w:tcBorders>
                  <w:noWrap/>
                  <w:vAlign w:val="center"/>
                  <w:hideMark/>
                </w:tcPr>
                <w:p w14:paraId="34F2B6C9" w14:textId="77777777" w:rsidR="008F7561" w:rsidRPr="006244D7" w:rsidRDefault="008F7561" w:rsidP="00AD3262">
                  <w:pPr>
                    <w:spacing w:line="240" w:lineRule="auto"/>
                    <w:rPr>
                      <w:rFonts w:ascii="Times New Roman" w:eastAsia="Times New Roman" w:hAnsi="Times New Roman" w:cs="Times New Roman"/>
                      <w:color w:val="000000"/>
                      <w:sz w:val="24"/>
                      <w:szCs w:val="24"/>
                    </w:rPr>
                  </w:pPr>
                  <w:proofErr w:type="spellStart"/>
                  <w:r w:rsidRPr="006244D7">
                    <w:rPr>
                      <w:rFonts w:ascii="Times New Roman" w:eastAsia="Times New Roman" w:hAnsi="Times New Roman" w:cs="Times New Roman"/>
                      <w:color w:val="000000"/>
                      <w:sz w:val="24"/>
                      <w:szCs w:val="24"/>
                    </w:rPr>
                    <w:t>Clustered</w:t>
                  </w:r>
                  <w:proofErr w:type="spellEnd"/>
                </w:p>
              </w:tc>
              <w:tc>
                <w:tcPr>
                  <w:tcW w:w="1276" w:type="dxa"/>
                  <w:tcBorders>
                    <w:top w:val="nil"/>
                    <w:left w:val="nil"/>
                    <w:bottom w:val="nil"/>
                    <w:right w:val="nil"/>
                  </w:tcBorders>
                  <w:noWrap/>
                  <w:vAlign w:val="center"/>
                  <w:hideMark/>
                </w:tcPr>
                <w:p w14:paraId="5E5B0A0B" w14:textId="77777777" w:rsidR="008F7561" w:rsidRPr="006244D7" w:rsidRDefault="008F7561" w:rsidP="00AD3262">
                  <w:pPr>
                    <w:spacing w:line="240" w:lineRule="auto"/>
                    <w:rPr>
                      <w:rFonts w:ascii="Times New Roman" w:eastAsia="Times New Roman" w:hAnsi="Times New Roman" w:cs="Times New Roman"/>
                      <w:color w:val="000000"/>
                      <w:sz w:val="24"/>
                      <w:szCs w:val="24"/>
                    </w:rPr>
                  </w:pPr>
                </w:p>
              </w:tc>
              <w:tc>
                <w:tcPr>
                  <w:tcW w:w="992" w:type="dxa"/>
                  <w:tcBorders>
                    <w:top w:val="nil"/>
                    <w:left w:val="nil"/>
                    <w:bottom w:val="nil"/>
                    <w:right w:val="nil"/>
                  </w:tcBorders>
                  <w:noWrap/>
                  <w:vAlign w:val="center"/>
                  <w:hideMark/>
                </w:tcPr>
                <w:p w14:paraId="659D3DB5" w14:textId="77777777" w:rsidR="008F7561" w:rsidRPr="006244D7" w:rsidRDefault="008F7561" w:rsidP="00AD3262">
                  <w:pPr>
                    <w:spacing w:line="240" w:lineRule="auto"/>
                    <w:jc w:val="right"/>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Bairro</w:t>
                  </w:r>
                </w:p>
              </w:tc>
              <w:tc>
                <w:tcPr>
                  <w:tcW w:w="1134" w:type="dxa"/>
                  <w:tcBorders>
                    <w:top w:val="nil"/>
                    <w:left w:val="nil"/>
                    <w:bottom w:val="nil"/>
                    <w:right w:val="nil"/>
                  </w:tcBorders>
                  <w:noWrap/>
                  <w:vAlign w:val="center"/>
                  <w:hideMark/>
                </w:tcPr>
                <w:p w14:paraId="5C55304E" w14:textId="77777777" w:rsidR="008F7561" w:rsidRPr="006244D7" w:rsidRDefault="008F7561" w:rsidP="00AD3262">
                  <w:pPr>
                    <w:spacing w:line="240" w:lineRule="auto"/>
                    <w:jc w:val="right"/>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Bairro</w:t>
                  </w:r>
                </w:p>
              </w:tc>
              <w:tc>
                <w:tcPr>
                  <w:tcW w:w="1276" w:type="dxa"/>
                  <w:tcBorders>
                    <w:top w:val="nil"/>
                    <w:left w:val="nil"/>
                    <w:bottom w:val="nil"/>
                    <w:right w:val="nil"/>
                  </w:tcBorders>
                  <w:noWrap/>
                  <w:vAlign w:val="center"/>
                  <w:hideMark/>
                </w:tcPr>
                <w:p w14:paraId="4B2AFB39" w14:textId="77777777" w:rsidR="008F7561" w:rsidRPr="006244D7" w:rsidRDefault="008F7561" w:rsidP="00AD3262">
                  <w:pPr>
                    <w:spacing w:line="240" w:lineRule="auto"/>
                    <w:jc w:val="right"/>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Bairro</w:t>
                  </w:r>
                </w:p>
              </w:tc>
              <w:tc>
                <w:tcPr>
                  <w:tcW w:w="1417" w:type="dxa"/>
                  <w:tcBorders>
                    <w:top w:val="nil"/>
                    <w:left w:val="nil"/>
                    <w:bottom w:val="nil"/>
                    <w:right w:val="nil"/>
                  </w:tcBorders>
                  <w:noWrap/>
                  <w:vAlign w:val="center"/>
                  <w:hideMark/>
                </w:tcPr>
                <w:p w14:paraId="4AF4A035" w14:textId="77777777" w:rsidR="008F7561" w:rsidRPr="006244D7" w:rsidRDefault="008F7561" w:rsidP="00AD3262">
                  <w:pPr>
                    <w:spacing w:line="240" w:lineRule="auto"/>
                    <w:jc w:val="right"/>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Bairro</w:t>
                  </w:r>
                </w:p>
              </w:tc>
              <w:tc>
                <w:tcPr>
                  <w:tcW w:w="1418" w:type="dxa"/>
                  <w:tcBorders>
                    <w:top w:val="nil"/>
                    <w:left w:val="nil"/>
                    <w:bottom w:val="nil"/>
                    <w:right w:val="nil"/>
                  </w:tcBorders>
                  <w:noWrap/>
                  <w:vAlign w:val="center"/>
                  <w:hideMark/>
                </w:tcPr>
                <w:p w14:paraId="25B2FDAD" w14:textId="77777777" w:rsidR="008F7561" w:rsidRPr="006244D7" w:rsidRDefault="008F7561" w:rsidP="00AD3262">
                  <w:pPr>
                    <w:spacing w:line="240" w:lineRule="auto"/>
                    <w:jc w:val="right"/>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Bairro</w:t>
                  </w:r>
                </w:p>
              </w:tc>
              <w:tc>
                <w:tcPr>
                  <w:tcW w:w="1559" w:type="dxa"/>
                  <w:gridSpan w:val="2"/>
                  <w:tcBorders>
                    <w:top w:val="nil"/>
                    <w:left w:val="nil"/>
                    <w:bottom w:val="nil"/>
                    <w:right w:val="nil"/>
                  </w:tcBorders>
                  <w:noWrap/>
                  <w:vAlign w:val="center"/>
                  <w:hideMark/>
                </w:tcPr>
                <w:p w14:paraId="5EBAA951" w14:textId="77777777" w:rsidR="008F7561" w:rsidRPr="006244D7" w:rsidRDefault="008F7561" w:rsidP="00AD3262">
                  <w:pPr>
                    <w:spacing w:line="240" w:lineRule="auto"/>
                    <w:jc w:val="right"/>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Bairro</w:t>
                  </w:r>
                </w:p>
              </w:tc>
            </w:tr>
            <w:tr w:rsidR="008F7561" w:rsidRPr="006244D7" w14:paraId="4BE7DF90" w14:textId="77777777" w:rsidTr="00AD3262">
              <w:trPr>
                <w:trHeight w:val="317"/>
              </w:trPr>
              <w:tc>
                <w:tcPr>
                  <w:tcW w:w="1723" w:type="dxa"/>
                  <w:tcBorders>
                    <w:top w:val="nil"/>
                    <w:left w:val="nil"/>
                    <w:bottom w:val="nil"/>
                    <w:right w:val="nil"/>
                  </w:tcBorders>
                  <w:noWrap/>
                  <w:vAlign w:val="center"/>
                  <w:hideMark/>
                </w:tcPr>
                <w:p w14:paraId="710C455A" w14:textId="77777777" w:rsidR="008F7561" w:rsidRPr="006244D7" w:rsidRDefault="008F7561" w:rsidP="00AD3262">
                  <w:pPr>
                    <w:spacing w:line="240" w:lineRule="auto"/>
                    <w:rPr>
                      <w:rFonts w:ascii="Times New Roman" w:eastAsia="Times New Roman" w:hAnsi="Times New Roman" w:cs="Times New Roman"/>
                      <w:color w:val="000000"/>
                      <w:sz w:val="24"/>
                      <w:szCs w:val="24"/>
                    </w:rPr>
                  </w:pPr>
                  <w:proofErr w:type="spellStart"/>
                  <w:r w:rsidRPr="006244D7">
                    <w:rPr>
                      <w:rFonts w:ascii="Times New Roman" w:eastAsia="Times New Roman" w:hAnsi="Times New Roman" w:cs="Times New Roman"/>
                      <w:color w:val="000000"/>
                      <w:sz w:val="24"/>
                      <w:szCs w:val="24"/>
                    </w:rPr>
                    <w:t>Observations</w:t>
                  </w:r>
                  <w:proofErr w:type="spellEnd"/>
                </w:p>
              </w:tc>
              <w:tc>
                <w:tcPr>
                  <w:tcW w:w="1276" w:type="dxa"/>
                  <w:tcBorders>
                    <w:top w:val="nil"/>
                    <w:left w:val="nil"/>
                    <w:bottom w:val="nil"/>
                    <w:right w:val="nil"/>
                  </w:tcBorders>
                  <w:noWrap/>
                  <w:vAlign w:val="center"/>
                  <w:hideMark/>
                </w:tcPr>
                <w:p w14:paraId="7ECD88CD" w14:textId="77777777" w:rsidR="008F7561" w:rsidRPr="006244D7" w:rsidRDefault="008F7561" w:rsidP="00AD3262">
                  <w:pPr>
                    <w:spacing w:line="240" w:lineRule="auto"/>
                    <w:rPr>
                      <w:rFonts w:ascii="Times New Roman" w:eastAsia="Times New Roman" w:hAnsi="Times New Roman" w:cs="Times New Roman"/>
                      <w:color w:val="000000"/>
                      <w:sz w:val="24"/>
                      <w:szCs w:val="24"/>
                    </w:rPr>
                  </w:pPr>
                </w:p>
              </w:tc>
              <w:tc>
                <w:tcPr>
                  <w:tcW w:w="992" w:type="dxa"/>
                  <w:tcBorders>
                    <w:top w:val="nil"/>
                    <w:left w:val="nil"/>
                    <w:bottom w:val="nil"/>
                    <w:right w:val="nil"/>
                  </w:tcBorders>
                  <w:noWrap/>
                  <w:vAlign w:val="bottom"/>
                  <w:hideMark/>
                </w:tcPr>
                <w:p w14:paraId="2E060B19" w14:textId="77777777" w:rsidR="008F7561" w:rsidRPr="006244D7" w:rsidRDefault="008F7561" w:rsidP="00AD3262">
                  <w:pPr>
                    <w:spacing w:line="240" w:lineRule="auto"/>
                    <w:jc w:val="right"/>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152</w:t>
                  </w:r>
                </w:p>
              </w:tc>
              <w:tc>
                <w:tcPr>
                  <w:tcW w:w="1134" w:type="dxa"/>
                  <w:tcBorders>
                    <w:top w:val="nil"/>
                    <w:left w:val="nil"/>
                    <w:bottom w:val="nil"/>
                    <w:right w:val="nil"/>
                  </w:tcBorders>
                  <w:noWrap/>
                  <w:vAlign w:val="bottom"/>
                  <w:hideMark/>
                </w:tcPr>
                <w:p w14:paraId="38E483D7" w14:textId="77777777" w:rsidR="008F7561" w:rsidRPr="006244D7" w:rsidRDefault="008F7561" w:rsidP="00AD3262">
                  <w:pPr>
                    <w:spacing w:line="240" w:lineRule="auto"/>
                    <w:jc w:val="right"/>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152</w:t>
                  </w:r>
                </w:p>
              </w:tc>
              <w:tc>
                <w:tcPr>
                  <w:tcW w:w="1276" w:type="dxa"/>
                  <w:tcBorders>
                    <w:top w:val="nil"/>
                    <w:left w:val="nil"/>
                    <w:bottom w:val="nil"/>
                    <w:right w:val="nil"/>
                  </w:tcBorders>
                  <w:noWrap/>
                  <w:vAlign w:val="bottom"/>
                  <w:hideMark/>
                </w:tcPr>
                <w:p w14:paraId="31A2AD11" w14:textId="77777777" w:rsidR="008F7561" w:rsidRPr="006244D7" w:rsidRDefault="008F7561" w:rsidP="00AD3262">
                  <w:pPr>
                    <w:spacing w:line="240" w:lineRule="auto"/>
                    <w:jc w:val="right"/>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152</w:t>
                  </w:r>
                </w:p>
              </w:tc>
              <w:tc>
                <w:tcPr>
                  <w:tcW w:w="1417" w:type="dxa"/>
                  <w:tcBorders>
                    <w:top w:val="nil"/>
                    <w:left w:val="nil"/>
                    <w:bottom w:val="nil"/>
                    <w:right w:val="nil"/>
                  </w:tcBorders>
                  <w:noWrap/>
                  <w:vAlign w:val="bottom"/>
                  <w:hideMark/>
                </w:tcPr>
                <w:p w14:paraId="48D63679" w14:textId="77777777" w:rsidR="008F7561" w:rsidRPr="006244D7" w:rsidRDefault="008F7561" w:rsidP="00AD3262">
                  <w:pPr>
                    <w:spacing w:line="240" w:lineRule="auto"/>
                    <w:jc w:val="right"/>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152</w:t>
                  </w:r>
                </w:p>
              </w:tc>
              <w:tc>
                <w:tcPr>
                  <w:tcW w:w="1418" w:type="dxa"/>
                  <w:tcBorders>
                    <w:top w:val="nil"/>
                    <w:left w:val="nil"/>
                    <w:bottom w:val="nil"/>
                    <w:right w:val="nil"/>
                  </w:tcBorders>
                  <w:noWrap/>
                  <w:vAlign w:val="bottom"/>
                  <w:hideMark/>
                </w:tcPr>
                <w:p w14:paraId="5CF49CDE" w14:textId="77777777" w:rsidR="008F7561" w:rsidRPr="006244D7" w:rsidRDefault="008F7561" w:rsidP="00AD3262">
                  <w:pPr>
                    <w:spacing w:line="240" w:lineRule="auto"/>
                    <w:jc w:val="right"/>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152</w:t>
                  </w:r>
                </w:p>
              </w:tc>
              <w:tc>
                <w:tcPr>
                  <w:tcW w:w="1559" w:type="dxa"/>
                  <w:gridSpan w:val="2"/>
                  <w:tcBorders>
                    <w:top w:val="nil"/>
                    <w:left w:val="nil"/>
                    <w:bottom w:val="nil"/>
                    <w:right w:val="nil"/>
                  </w:tcBorders>
                  <w:noWrap/>
                  <w:vAlign w:val="bottom"/>
                  <w:hideMark/>
                </w:tcPr>
                <w:p w14:paraId="2F32D37B" w14:textId="77777777" w:rsidR="008F7561" w:rsidRPr="006244D7" w:rsidRDefault="008F7561" w:rsidP="00AD3262">
                  <w:pPr>
                    <w:spacing w:line="240" w:lineRule="auto"/>
                    <w:jc w:val="right"/>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152</w:t>
                  </w:r>
                </w:p>
              </w:tc>
            </w:tr>
            <w:tr w:rsidR="008F7561" w:rsidRPr="006244D7" w14:paraId="71386694" w14:textId="77777777" w:rsidTr="00AD3262">
              <w:trPr>
                <w:trHeight w:val="317"/>
              </w:trPr>
              <w:tc>
                <w:tcPr>
                  <w:tcW w:w="1723" w:type="dxa"/>
                  <w:tcBorders>
                    <w:top w:val="nil"/>
                    <w:left w:val="nil"/>
                    <w:bottom w:val="nil"/>
                    <w:right w:val="nil"/>
                  </w:tcBorders>
                  <w:noWrap/>
                  <w:vAlign w:val="bottom"/>
                  <w:hideMark/>
                </w:tcPr>
                <w:p w14:paraId="197874E7" w14:textId="77777777" w:rsidR="008F7561" w:rsidRPr="006244D7" w:rsidRDefault="008F7561" w:rsidP="00AD3262">
                  <w:pPr>
                    <w:spacing w:line="240" w:lineRule="auto"/>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R2</w:t>
                  </w:r>
                </w:p>
              </w:tc>
              <w:tc>
                <w:tcPr>
                  <w:tcW w:w="1276" w:type="dxa"/>
                  <w:tcBorders>
                    <w:top w:val="nil"/>
                    <w:left w:val="nil"/>
                    <w:bottom w:val="nil"/>
                    <w:right w:val="nil"/>
                  </w:tcBorders>
                  <w:noWrap/>
                  <w:vAlign w:val="bottom"/>
                  <w:hideMark/>
                </w:tcPr>
                <w:p w14:paraId="3D297060" w14:textId="77777777" w:rsidR="008F7561" w:rsidRPr="006244D7" w:rsidRDefault="008F7561" w:rsidP="00AD3262">
                  <w:pPr>
                    <w:spacing w:line="240" w:lineRule="auto"/>
                    <w:rPr>
                      <w:rFonts w:ascii="Times New Roman" w:eastAsia="Times New Roman" w:hAnsi="Times New Roman" w:cs="Times New Roman"/>
                      <w:color w:val="000000"/>
                      <w:sz w:val="24"/>
                      <w:szCs w:val="24"/>
                    </w:rPr>
                  </w:pPr>
                </w:p>
              </w:tc>
              <w:tc>
                <w:tcPr>
                  <w:tcW w:w="992" w:type="dxa"/>
                  <w:tcBorders>
                    <w:top w:val="nil"/>
                    <w:left w:val="nil"/>
                    <w:bottom w:val="nil"/>
                    <w:right w:val="nil"/>
                  </w:tcBorders>
                  <w:noWrap/>
                  <w:vAlign w:val="center"/>
                  <w:hideMark/>
                </w:tcPr>
                <w:p w14:paraId="79C8DE06" w14:textId="77777777" w:rsidR="008F7561" w:rsidRPr="006244D7" w:rsidRDefault="008F7561" w:rsidP="00AD3262">
                  <w:pPr>
                    <w:spacing w:line="240" w:lineRule="auto"/>
                    <w:jc w:val="right"/>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0,97841</w:t>
                  </w:r>
                </w:p>
              </w:tc>
              <w:tc>
                <w:tcPr>
                  <w:tcW w:w="1134" w:type="dxa"/>
                  <w:tcBorders>
                    <w:top w:val="nil"/>
                    <w:left w:val="nil"/>
                    <w:bottom w:val="nil"/>
                    <w:right w:val="nil"/>
                  </w:tcBorders>
                  <w:noWrap/>
                  <w:vAlign w:val="center"/>
                  <w:hideMark/>
                </w:tcPr>
                <w:p w14:paraId="29FA9380" w14:textId="77777777" w:rsidR="008F7561" w:rsidRPr="006244D7" w:rsidRDefault="008F7561" w:rsidP="00AD3262">
                  <w:pPr>
                    <w:spacing w:line="240" w:lineRule="auto"/>
                    <w:jc w:val="right"/>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0,98018</w:t>
                  </w:r>
                </w:p>
              </w:tc>
              <w:tc>
                <w:tcPr>
                  <w:tcW w:w="1276" w:type="dxa"/>
                  <w:tcBorders>
                    <w:top w:val="nil"/>
                    <w:left w:val="nil"/>
                    <w:bottom w:val="nil"/>
                    <w:right w:val="nil"/>
                  </w:tcBorders>
                  <w:noWrap/>
                  <w:vAlign w:val="center"/>
                  <w:hideMark/>
                </w:tcPr>
                <w:p w14:paraId="0CF97124" w14:textId="77777777" w:rsidR="008F7561" w:rsidRPr="006244D7" w:rsidRDefault="008F7561" w:rsidP="00AD3262">
                  <w:pPr>
                    <w:spacing w:line="240" w:lineRule="auto"/>
                    <w:jc w:val="right"/>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0,98001</w:t>
                  </w:r>
                </w:p>
              </w:tc>
              <w:tc>
                <w:tcPr>
                  <w:tcW w:w="1417" w:type="dxa"/>
                  <w:tcBorders>
                    <w:top w:val="nil"/>
                    <w:left w:val="nil"/>
                    <w:bottom w:val="nil"/>
                    <w:right w:val="nil"/>
                  </w:tcBorders>
                  <w:noWrap/>
                  <w:vAlign w:val="center"/>
                  <w:hideMark/>
                </w:tcPr>
                <w:p w14:paraId="58762B2C" w14:textId="77777777" w:rsidR="008F7561" w:rsidRPr="006244D7" w:rsidRDefault="008F7561" w:rsidP="00AD3262">
                  <w:pPr>
                    <w:spacing w:line="240" w:lineRule="auto"/>
                    <w:jc w:val="right"/>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0,96346</w:t>
                  </w:r>
                </w:p>
              </w:tc>
              <w:tc>
                <w:tcPr>
                  <w:tcW w:w="1418" w:type="dxa"/>
                  <w:tcBorders>
                    <w:top w:val="nil"/>
                    <w:left w:val="nil"/>
                    <w:bottom w:val="nil"/>
                    <w:right w:val="nil"/>
                  </w:tcBorders>
                  <w:noWrap/>
                  <w:vAlign w:val="center"/>
                  <w:hideMark/>
                </w:tcPr>
                <w:p w14:paraId="4863208F" w14:textId="77777777" w:rsidR="008F7561" w:rsidRPr="006244D7" w:rsidRDefault="008F7561" w:rsidP="00AD3262">
                  <w:pPr>
                    <w:spacing w:line="240" w:lineRule="auto"/>
                    <w:jc w:val="right"/>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0,96629</w:t>
                  </w:r>
                </w:p>
              </w:tc>
              <w:tc>
                <w:tcPr>
                  <w:tcW w:w="1559" w:type="dxa"/>
                  <w:gridSpan w:val="2"/>
                  <w:tcBorders>
                    <w:top w:val="nil"/>
                    <w:left w:val="nil"/>
                    <w:bottom w:val="nil"/>
                    <w:right w:val="nil"/>
                  </w:tcBorders>
                  <w:noWrap/>
                  <w:vAlign w:val="center"/>
                  <w:hideMark/>
                </w:tcPr>
                <w:p w14:paraId="1DE4E52B" w14:textId="77777777" w:rsidR="008F7561" w:rsidRPr="006244D7" w:rsidRDefault="008F7561" w:rsidP="00AD3262">
                  <w:pPr>
                    <w:spacing w:line="240" w:lineRule="auto"/>
                    <w:jc w:val="right"/>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0,96767</w:t>
                  </w:r>
                </w:p>
              </w:tc>
            </w:tr>
            <w:tr w:rsidR="008F7561" w:rsidRPr="006244D7" w14:paraId="279B0910" w14:textId="77777777" w:rsidTr="00AD3262">
              <w:trPr>
                <w:trHeight w:val="317"/>
              </w:trPr>
              <w:tc>
                <w:tcPr>
                  <w:tcW w:w="1723" w:type="dxa"/>
                  <w:tcBorders>
                    <w:top w:val="nil"/>
                    <w:left w:val="nil"/>
                    <w:bottom w:val="nil"/>
                    <w:right w:val="nil"/>
                  </w:tcBorders>
                  <w:noWrap/>
                  <w:vAlign w:val="bottom"/>
                  <w:hideMark/>
                </w:tcPr>
                <w:p w14:paraId="1BC4324E" w14:textId="77777777" w:rsidR="008F7561" w:rsidRPr="006244D7" w:rsidRDefault="008F7561" w:rsidP="00AD3262">
                  <w:pPr>
                    <w:spacing w:line="240" w:lineRule="auto"/>
                    <w:rPr>
                      <w:rFonts w:ascii="Times New Roman" w:eastAsia="Times New Roman" w:hAnsi="Times New Roman" w:cs="Times New Roman"/>
                      <w:color w:val="000000"/>
                      <w:sz w:val="24"/>
                      <w:szCs w:val="24"/>
                    </w:rPr>
                  </w:pPr>
                  <w:proofErr w:type="spellStart"/>
                  <w:r w:rsidRPr="006244D7">
                    <w:rPr>
                      <w:rFonts w:ascii="Times New Roman" w:eastAsia="Times New Roman" w:hAnsi="Times New Roman" w:cs="Times New Roman"/>
                      <w:color w:val="000000"/>
                      <w:sz w:val="24"/>
                      <w:szCs w:val="24"/>
                    </w:rPr>
                    <w:t>Within</w:t>
                  </w:r>
                  <w:proofErr w:type="spellEnd"/>
                  <w:r w:rsidRPr="006244D7">
                    <w:rPr>
                      <w:rFonts w:ascii="Times New Roman" w:eastAsia="Times New Roman" w:hAnsi="Times New Roman" w:cs="Times New Roman"/>
                      <w:color w:val="000000"/>
                      <w:sz w:val="24"/>
                      <w:szCs w:val="24"/>
                    </w:rPr>
                    <w:t xml:space="preserve"> R2</w:t>
                  </w:r>
                </w:p>
              </w:tc>
              <w:tc>
                <w:tcPr>
                  <w:tcW w:w="1276" w:type="dxa"/>
                  <w:tcBorders>
                    <w:top w:val="nil"/>
                    <w:left w:val="nil"/>
                    <w:bottom w:val="nil"/>
                    <w:right w:val="nil"/>
                  </w:tcBorders>
                  <w:noWrap/>
                  <w:vAlign w:val="bottom"/>
                  <w:hideMark/>
                </w:tcPr>
                <w:p w14:paraId="50CA9B99" w14:textId="77777777" w:rsidR="008F7561" w:rsidRPr="006244D7" w:rsidRDefault="008F7561" w:rsidP="00AD3262">
                  <w:pPr>
                    <w:spacing w:line="240" w:lineRule="auto"/>
                    <w:rPr>
                      <w:rFonts w:ascii="Times New Roman" w:eastAsia="Times New Roman" w:hAnsi="Times New Roman" w:cs="Times New Roman"/>
                      <w:color w:val="000000"/>
                      <w:sz w:val="24"/>
                      <w:szCs w:val="24"/>
                    </w:rPr>
                  </w:pPr>
                </w:p>
              </w:tc>
              <w:tc>
                <w:tcPr>
                  <w:tcW w:w="992" w:type="dxa"/>
                  <w:tcBorders>
                    <w:top w:val="nil"/>
                    <w:left w:val="nil"/>
                    <w:bottom w:val="nil"/>
                    <w:right w:val="nil"/>
                  </w:tcBorders>
                  <w:noWrap/>
                  <w:vAlign w:val="center"/>
                  <w:hideMark/>
                </w:tcPr>
                <w:p w14:paraId="07C01E71" w14:textId="77777777" w:rsidR="008F7561" w:rsidRPr="006244D7" w:rsidRDefault="008F7561" w:rsidP="00AD3262">
                  <w:pPr>
                    <w:spacing w:line="240" w:lineRule="auto"/>
                    <w:jc w:val="right"/>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0,05032</w:t>
                  </w:r>
                </w:p>
              </w:tc>
              <w:tc>
                <w:tcPr>
                  <w:tcW w:w="1134" w:type="dxa"/>
                  <w:tcBorders>
                    <w:top w:val="nil"/>
                    <w:left w:val="nil"/>
                    <w:bottom w:val="nil"/>
                    <w:right w:val="nil"/>
                  </w:tcBorders>
                  <w:noWrap/>
                  <w:vAlign w:val="center"/>
                  <w:hideMark/>
                </w:tcPr>
                <w:p w14:paraId="705C9111" w14:textId="77777777" w:rsidR="008F7561" w:rsidRPr="006244D7" w:rsidRDefault="008F7561" w:rsidP="00AD3262">
                  <w:pPr>
                    <w:spacing w:line="240" w:lineRule="auto"/>
                    <w:jc w:val="right"/>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0,12809</w:t>
                  </w:r>
                </w:p>
              </w:tc>
              <w:tc>
                <w:tcPr>
                  <w:tcW w:w="1276" w:type="dxa"/>
                  <w:tcBorders>
                    <w:top w:val="nil"/>
                    <w:left w:val="nil"/>
                    <w:bottom w:val="nil"/>
                    <w:right w:val="nil"/>
                  </w:tcBorders>
                  <w:noWrap/>
                  <w:vAlign w:val="center"/>
                  <w:hideMark/>
                </w:tcPr>
                <w:p w14:paraId="2A3625F9" w14:textId="77777777" w:rsidR="008F7561" w:rsidRPr="006244D7" w:rsidRDefault="008F7561" w:rsidP="00AD3262">
                  <w:pPr>
                    <w:spacing w:line="240" w:lineRule="auto"/>
                    <w:jc w:val="right"/>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0,12061</w:t>
                  </w:r>
                </w:p>
              </w:tc>
              <w:tc>
                <w:tcPr>
                  <w:tcW w:w="1417" w:type="dxa"/>
                  <w:tcBorders>
                    <w:top w:val="nil"/>
                    <w:left w:val="nil"/>
                    <w:bottom w:val="nil"/>
                    <w:right w:val="nil"/>
                  </w:tcBorders>
                  <w:noWrap/>
                  <w:vAlign w:val="center"/>
                  <w:hideMark/>
                </w:tcPr>
                <w:p w14:paraId="7A5B9167" w14:textId="77777777" w:rsidR="008F7561" w:rsidRPr="006244D7" w:rsidRDefault="008F7561" w:rsidP="00AD3262">
                  <w:pPr>
                    <w:spacing w:line="240" w:lineRule="auto"/>
                    <w:jc w:val="right"/>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0,05339</w:t>
                  </w:r>
                </w:p>
              </w:tc>
              <w:tc>
                <w:tcPr>
                  <w:tcW w:w="1418" w:type="dxa"/>
                  <w:tcBorders>
                    <w:top w:val="nil"/>
                    <w:left w:val="nil"/>
                    <w:bottom w:val="nil"/>
                    <w:right w:val="nil"/>
                  </w:tcBorders>
                  <w:noWrap/>
                  <w:vAlign w:val="center"/>
                  <w:hideMark/>
                </w:tcPr>
                <w:p w14:paraId="25E6155B" w14:textId="77777777" w:rsidR="008F7561" w:rsidRPr="006244D7" w:rsidRDefault="008F7561" w:rsidP="00AD3262">
                  <w:pPr>
                    <w:spacing w:line="240" w:lineRule="auto"/>
                    <w:jc w:val="right"/>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0,12672</w:t>
                  </w:r>
                </w:p>
              </w:tc>
              <w:tc>
                <w:tcPr>
                  <w:tcW w:w="1559" w:type="dxa"/>
                  <w:gridSpan w:val="2"/>
                  <w:tcBorders>
                    <w:top w:val="nil"/>
                    <w:left w:val="nil"/>
                    <w:bottom w:val="nil"/>
                    <w:right w:val="nil"/>
                  </w:tcBorders>
                  <w:noWrap/>
                  <w:vAlign w:val="center"/>
                  <w:hideMark/>
                </w:tcPr>
                <w:p w14:paraId="06CDFE22" w14:textId="77777777" w:rsidR="008F7561" w:rsidRPr="006244D7" w:rsidRDefault="008F7561" w:rsidP="00AD3262">
                  <w:pPr>
                    <w:spacing w:line="240" w:lineRule="auto"/>
                    <w:jc w:val="right"/>
                    <w:rPr>
                      <w:rFonts w:ascii="Times New Roman" w:eastAsia="Times New Roman" w:hAnsi="Times New Roman" w:cs="Times New Roman"/>
                      <w:color w:val="000000"/>
                      <w:sz w:val="24"/>
                      <w:szCs w:val="24"/>
                    </w:rPr>
                  </w:pPr>
                  <w:r w:rsidRPr="006244D7">
                    <w:rPr>
                      <w:rFonts w:ascii="Times New Roman" w:eastAsia="Times New Roman" w:hAnsi="Times New Roman" w:cs="Times New Roman"/>
                      <w:color w:val="000000"/>
                      <w:sz w:val="24"/>
                      <w:szCs w:val="24"/>
                    </w:rPr>
                    <w:t>0,16242</w:t>
                  </w:r>
                </w:p>
              </w:tc>
            </w:tr>
          </w:tbl>
          <w:p w14:paraId="01B772D3" w14:textId="77777777" w:rsidR="008F7561" w:rsidRDefault="008F7561" w:rsidP="00AD3262">
            <w:pPr>
              <w:pStyle w:val="Pr-formataoHTML"/>
              <w:shd w:val="clear" w:color="auto" w:fill="FFFFFF"/>
              <w:spacing w:line="240" w:lineRule="atLeast"/>
            </w:pPr>
          </w:p>
        </w:tc>
      </w:tr>
    </w:tbl>
    <w:p w14:paraId="418E0CB1" w14:textId="77777777" w:rsidR="00A229AF" w:rsidRDefault="00A229AF" w:rsidP="00A229AF">
      <w:pPr>
        <w:spacing w:after="0" w:line="360" w:lineRule="auto"/>
        <w:ind w:firstLine="709"/>
        <w:jc w:val="both"/>
      </w:pPr>
    </w:p>
    <w:p w14:paraId="47D10A83" w14:textId="2DF5B76A" w:rsidR="008F7561" w:rsidRDefault="00DE7D21" w:rsidP="00A229AF">
      <w:pPr>
        <w:spacing w:after="0" w:line="360" w:lineRule="auto"/>
        <w:ind w:firstLine="709"/>
        <w:jc w:val="both"/>
        <w:rPr>
          <w:rFonts w:ascii="Times New Roman" w:eastAsia="Times New Roman" w:hAnsi="Times New Roman" w:cs="Times New Roman"/>
          <w:sz w:val="24"/>
          <w:szCs w:val="24"/>
        </w:rPr>
      </w:pPr>
      <w:r w:rsidRPr="00DE7D21">
        <w:rPr>
          <w:rFonts w:ascii="Times New Roman" w:eastAsia="Times New Roman" w:hAnsi="Times New Roman" w:cs="Times New Roman"/>
          <w:sz w:val="24"/>
          <w:szCs w:val="24"/>
        </w:rPr>
        <w:t xml:space="preserve">Os resultados dos modelos com o IDHM em nível como variável dependente indicam uma associação negativa entre a oferta de estabelecimentos noturnos e o desenvolvimento humano local. Em particular, a variável "Noturnos por habitante" apresentou coeficientes negativos e estatisticamente significativos nos modelos estimados, sugerindo que o aumento relativo da oferta de noturnos está associado à redução do IDHM. De forma consistente, o número absoluto de noturnos também apresentou coeficiente negativo e significativo, reforçando a evidência de que, no período e recorte analisados, maior presença de </w:t>
      </w:r>
      <w:r w:rsidRPr="00DE7D21">
        <w:rPr>
          <w:rFonts w:ascii="Times New Roman" w:eastAsia="Times New Roman" w:hAnsi="Times New Roman" w:cs="Times New Roman"/>
          <w:sz w:val="24"/>
          <w:szCs w:val="24"/>
        </w:rPr>
        <w:lastRenderedPageBreak/>
        <w:t>estabelecimentos noturnos não se apresentou como uma associação positiva ao desenvolvimento socioeconômico.</w:t>
      </w:r>
      <w:r w:rsidR="008F7561">
        <w:rPr>
          <w:rFonts w:ascii="Times New Roman" w:eastAsia="Times New Roman" w:hAnsi="Times New Roman" w:cs="Times New Roman"/>
          <w:sz w:val="24"/>
          <w:szCs w:val="24"/>
        </w:rPr>
        <w:t xml:space="preserve"> </w:t>
      </w:r>
    </w:p>
    <w:p w14:paraId="06D8950C" w14:textId="77777777" w:rsidR="00DE7D21" w:rsidRPr="00DE7D21" w:rsidRDefault="00DE7D21" w:rsidP="00DE7D21">
      <w:pPr>
        <w:spacing w:after="0" w:line="360" w:lineRule="auto"/>
        <w:ind w:firstLine="709"/>
        <w:jc w:val="both"/>
        <w:rPr>
          <w:rFonts w:ascii="Times New Roman" w:eastAsia="Times New Roman" w:hAnsi="Times New Roman" w:cs="Times New Roman"/>
          <w:sz w:val="24"/>
          <w:szCs w:val="24"/>
        </w:rPr>
      </w:pPr>
      <w:r w:rsidRPr="00DE7D21">
        <w:rPr>
          <w:rFonts w:ascii="Times New Roman" w:eastAsia="Times New Roman" w:hAnsi="Times New Roman" w:cs="Times New Roman"/>
          <w:sz w:val="24"/>
          <w:szCs w:val="24"/>
        </w:rPr>
        <w:t>Já a variável da população mostrou efeito de baixa magnitude e, em geral, sem robustez estatística, o que sugere que o tamanho populacional, por si só, não explica de forma relevante as variações do IDHM quando se controlam efeitos fixos de bairro e ano. Já a variável renda, quando incluída, apresentou sinal negativo e significância estatística. Embora esse resultado seja contraintuitivo à primeira vista, ele pode refletir questões de composição do índice, limitações de mensuração ou mesmo dinâmicas locais específicas não totalmente captadas pelas variáveis observadas.</w:t>
      </w:r>
    </w:p>
    <w:p w14:paraId="4081DDB7" w14:textId="77777777" w:rsidR="00DE7D21" w:rsidRPr="00DE7D21" w:rsidRDefault="00DE7D21" w:rsidP="00DE7D21">
      <w:pPr>
        <w:spacing w:after="0" w:line="360" w:lineRule="auto"/>
        <w:ind w:firstLine="709"/>
        <w:jc w:val="both"/>
        <w:rPr>
          <w:rFonts w:ascii="Times New Roman" w:eastAsia="Times New Roman" w:hAnsi="Times New Roman" w:cs="Times New Roman"/>
          <w:sz w:val="24"/>
          <w:szCs w:val="24"/>
        </w:rPr>
      </w:pPr>
      <w:r w:rsidRPr="00DE7D21">
        <w:rPr>
          <w:rFonts w:ascii="Times New Roman" w:eastAsia="Times New Roman" w:hAnsi="Times New Roman" w:cs="Times New Roman"/>
          <w:sz w:val="24"/>
          <w:szCs w:val="24"/>
        </w:rPr>
        <w:t>O que pode explicar melhor esses resultados é o mecanismo de causalidade reversa. Conforme discutido por Santos (2006) e Singer (1977), o desenvolvimento do setor de serviços, principalmente o comércio, se deu de forma desigual na cidade de Porto Alegre, e isso também se refletiu no comércio noturno, em que o número de estabelecimentos é maior em bairros com IDHM e renda média estruturalmente mais baixos do que bairros descritos como alto padrão de vida. Dessa forma, como bairros de baixo padrão atraem mais estabelecimentos noturnos do que bairros de alto padrão, como visto na variação dos estabelecimentos entre 2000 e 2010, a estatística demonstra que a estrutura dos bairros influencia diretamente no resultado estatístico, não indicando necessariamente uma relação de causalidade negativa entre o número de estabelecimentos noturnos e o IDHM e Renda, mas sim um problema estrutural.</w:t>
      </w:r>
    </w:p>
    <w:p w14:paraId="405888EF" w14:textId="64EF02BF" w:rsidR="00DE7D2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 termos de ajuste, os modelos apresentaram R² elevado </w:t>
      </w:r>
      <w:r w:rsidR="00DE7D21" w:rsidRPr="00DE7D21">
        <w:rPr>
          <w:rFonts w:ascii="Times New Roman" w:eastAsia="Times New Roman" w:hAnsi="Times New Roman" w:cs="Times New Roman"/>
          <w:sz w:val="24"/>
          <w:szCs w:val="24"/>
        </w:rPr>
        <w:t xml:space="preserve">(próximo de 0,98), mas </w:t>
      </w:r>
      <w:proofErr w:type="spellStart"/>
      <w:r w:rsidR="00DE7D21">
        <w:rPr>
          <w:rFonts w:ascii="Times New Roman" w:eastAsia="Times New Roman" w:hAnsi="Times New Roman" w:cs="Times New Roman"/>
          <w:sz w:val="24"/>
          <w:szCs w:val="24"/>
        </w:rPr>
        <w:t>w</w:t>
      </w:r>
      <w:r w:rsidR="00DE7D21" w:rsidRPr="00DE7D21">
        <w:rPr>
          <w:rFonts w:ascii="Times New Roman" w:eastAsia="Times New Roman" w:hAnsi="Times New Roman" w:cs="Times New Roman"/>
          <w:sz w:val="24"/>
          <w:szCs w:val="24"/>
        </w:rPr>
        <w:t>ithin</w:t>
      </w:r>
      <w:proofErr w:type="spellEnd"/>
      <w:r w:rsidR="00DE7D21" w:rsidRPr="00DE7D21">
        <w:rPr>
          <w:rFonts w:ascii="Times New Roman" w:eastAsia="Times New Roman" w:hAnsi="Times New Roman" w:cs="Times New Roman"/>
          <w:sz w:val="24"/>
          <w:szCs w:val="24"/>
        </w:rPr>
        <w:t xml:space="preserve"> R² relativamente baixo. Isso indica que a maior parte da variação explicada não está associada a variações ocorridas dentro dos bairros ao longo do tempo, mas sim à organização estrutural presente em cada bairro; isso também corrobora a explicação do mecanismo de causalidade reversa, visto que as explicações estão associadas às características dos bairros. Assim, os resultados devem ser lidos como evidência de associação robusta no painel, mas com cautela quanto à interpretação estritamente causal.</w:t>
      </w:r>
    </w:p>
    <w:p w14:paraId="6E876192" w14:textId="64EB5E8C" w:rsidR="00DE7D21" w:rsidRPr="00DE7D21" w:rsidRDefault="00DE7D21" w:rsidP="00DE7D21">
      <w:pPr>
        <w:spacing w:after="0" w:line="360" w:lineRule="auto"/>
        <w:ind w:firstLine="709"/>
        <w:jc w:val="both"/>
        <w:rPr>
          <w:rFonts w:ascii="Times New Roman" w:eastAsia="Times New Roman" w:hAnsi="Times New Roman" w:cs="Times New Roman"/>
          <w:sz w:val="24"/>
          <w:szCs w:val="24"/>
        </w:rPr>
      </w:pPr>
      <w:r w:rsidRPr="00DE7D21">
        <w:rPr>
          <w:rFonts w:ascii="Times New Roman" w:eastAsia="Times New Roman" w:hAnsi="Times New Roman" w:cs="Times New Roman"/>
          <w:sz w:val="24"/>
          <w:szCs w:val="24"/>
        </w:rPr>
        <w:t xml:space="preserve">Na especificação com transformação logarítmica do IDHM, os resultados preservam o padrão observado nos modelos em nível: as variáveis relacionadas à oferta de estabelecimentos noturnos mantêm sinal negativo e significância estatística em diferentes especificações. Isso indica que, mesmo ao considerar efeitos proporcionais, o aumento da presença de noturnos está associado à redução do IDHM. A transformação em log contribui para reduzir assimetrias e sensibilidade a valores extremos, além de permitir interpretação em termos relativos. Ainda assim, a direção dos coeficientes permanece estável, o que fortalece a robustez do achado central desta etapa: a expansão do comércio noturno, no contexto analisado, não aparece </w:t>
      </w:r>
      <w:r w:rsidRPr="00DE7D21">
        <w:rPr>
          <w:rFonts w:ascii="Times New Roman" w:eastAsia="Times New Roman" w:hAnsi="Times New Roman" w:cs="Times New Roman"/>
          <w:sz w:val="24"/>
          <w:szCs w:val="24"/>
        </w:rPr>
        <w:lastRenderedPageBreak/>
        <w:t xml:space="preserve">vinculada a melhora do desenvolvimento humano medido pelo IDHM. Como nos modelos anteriores, o alto R² total combinado com </w:t>
      </w:r>
      <w:proofErr w:type="spellStart"/>
      <w:r>
        <w:rPr>
          <w:rFonts w:ascii="Times New Roman" w:eastAsia="Times New Roman" w:hAnsi="Times New Roman" w:cs="Times New Roman"/>
          <w:sz w:val="24"/>
          <w:szCs w:val="24"/>
        </w:rPr>
        <w:t>w</w:t>
      </w:r>
      <w:r w:rsidRPr="00DE7D21">
        <w:rPr>
          <w:rFonts w:ascii="Times New Roman" w:eastAsia="Times New Roman" w:hAnsi="Times New Roman" w:cs="Times New Roman"/>
          <w:sz w:val="24"/>
          <w:szCs w:val="24"/>
        </w:rPr>
        <w:t>ithin</w:t>
      </w:r>
      <w:proofErr w:type="spellEnd"/>
      <w:r w:rsidRPr="00DE7D21">
        <w:rPr>
          <w:rFonts w:ascii="Times New Roman" w:eastAsia="Times New Roman" w:hAnsi="Times New Roman" w:cs="Times New Roman"/>
          <w:sz w:val="24"/>
          <w:szCs w:val="24"/>
        </w:rPr>
        <w:t xml:space="preserve"> R² mais baixo reforça que os resultados capturam sobretudo heterogeneidade entre bairros.</w:t>
      </w:r>
    </w:p>
    <w:p w14:paraId="2A67CA08" w14:textId="6689BD94" w:rsidR="00A229AF" w:rsidRPr="00204789" w:rsidRDefault="00A229AF" w:rsidP="00DE7D21">
      <w:pPr>
        <w:spacing w:after="0" w:line="360" w:lineRule="auto"/>
        <w:ind w:firstLine="709"/>
        <w:jc w:val="both"/>
        <w:rPr>
          <w:rFonts w:ascii="Times New Roman" w:eastAsia="Times New Roman" w:hAnsi="Times New Roman" w:cs="Times New Roman"/>
          <w:sz w:val="24"/>
          <w:szCs w:val="24"/>
        </w:rPr>
      </w:pPr>
    </w:p>
    <w:p w14:paraId="1E77785D" w14:textId="77777777" w:rsidR="008F7561" w:rsidRDefault="008F7561" w:rsidP="00A229AF">
      <w:pPr>
        <w:pStyle w:val="Ttulo2"/>
        <w:spacing w:before="0" w:after="0" w:line="360" w:lineRule="auto"/>
        <w:ind w:right="0"/>
        <w:jc w:val="both"/>
        <w:rPr>
          <w:b w:val="0"/>
          <w:bCs w:val="0"/>
        </w:rPr>
      </w:pPr>
      <w:bookmarkStart w:id="144" w:name="_Toc225944943"/>
      <w:bookmarkStart w:id="145" w:name="_Toc228268379"/>
      <w:r>
        <w:rPr>
          <w:b w:val="0"/>
          <w:bCs w:val="0"/>
        </w:rPr>
        <w:t>5.2 MODELO 2: Determinantes da Renda (Nível)</w:t>
      </w:r>
      <w:bookmarkEnd w:id="144"/>
      <w:r>
        <w:rPr>
          <w:b w:val="0"/>
          <w:bCs w:val="0"/>
        </w:rPr>
        <w:t xml:space="preserve"> e Log (Renda)</w:t>
      </w:r>
      <w:bookmarkEnd w:id="145"/>
    </w:p>
    <w:tbl>
      <w:tblPr>
        <w:tblStyle w:val="Tabelacomgrade"/>
        <w:tblW w:w="108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80"/>
      </w:tblGrid>
      <w:tr w:rsidR="008F7561" w14:paraId="1063BF1E" w14:textId="77777777" w:rsidTr="00AD3262">
        <w:trPr>
          <w:trHeight w:val="208"/>
          <w:jc w:val="center"/>
        </w:trPr>
        <w:tc>
          <w:tcPr>
            <w:tcW w:w="10880" w:type="dxa"/>
          </w:tcPr>
          <w:p w14:paraId="68514227" w14:textId="77777777" w:rsidR="008F7561" w:rsidRDefault="008F7561" w:rsidP="00AD3262">
            <w:r>
              <w:rPr>
                <w:rFonts w:ascii="Times New Roman" w:eastAsia="Times New Roman" w:hAnsi="Times New Roman" w:cs="Times New Roman"/>
                <w:sz w:val="16"/>
                <w:szCs w:val="16"/>
              </w:rPr>
              <w:t>Tabela 9.2 – Resultados dos modelos com a variável Renda e Log (Renda) (7-12)</w:t>
            </w:r>
          </w:p>
        </w:tc>
      </w:tr>
      <w:tr w:rsidR="008F7561" w14:paraId="1DDA1EE2" w14:textId="77777777" w:rsidTr="00AD3262">
        <w:trPr>
          <w:trHeight w:val="5177"/>
          <w:jc w:val="center"/>
        </w:trPr>
        <w:tc>
          <w:tcPr>
            <w:tcW w:w="10880" w:type="dxa"/>
          </w:tcPr>
          <w:tbl>
            <w:tblPr>
              <w:tblW w:w="10651" w:type="dxa"/>
              <w:tblLayout w:type="fixed"/>
              <w:tblCellMar>
                <w:left w:w="70" w:type="dxa"/>
                <w:right w:w="70" w:type="dxa"/>
              </w:tblCellMar>
              <w:tblLook w:val="04A0" w:firstRow="1" w:lastRow="0" w:firstColumn="1" w:lastColumn="0" w:noHBand="0" w:noVBand="1"/>
            </w:tblPr>
            <w:tblGrid>
              <w:gridCol w:w="1738"/>
              <w:gridCol w:w="1149"/>
              <w:gridCol w:w="1246"/>
              <w:gridCol w:w="1134"/>
              <w:gridCol w:w="1134"/>
              <w:gridCol w:w="1417"/>
              <w:gridCol w:w="1418"/>
              <w:gridCol w:w="1415"/>
            </w:tblGrid>
            <w:tr w:rsidR="008F7561" w:rsidRPr="00204789" w14:paraId="5F53752A" w14:textId="77777777" w:rsidTr="00AD3262">
              <w:trPr>
                <w:trHeight w:val="353"/>
              </w:trPr>
              <w:tc>
                <w:tcPr>
                  <w:tcW w:w="1738" w:type="dxa"/>
                  <w:tcBorders>
                    <w:top w:val="nil"/>
                    <w:left w:val="nil"/>
                    <w:bottom w:val="single" w:sz="4" w:space="0" w:color="auto"/>
                    <w:right w:val="nil"/>
                  </w:tcBorders>
                  <w:noWrap/>
                  <w:vAlign w:val="bottom"/>
                  <w:hideMark/>
                </w:tcPr>
                <w:p w14:paraId="5DA7996B"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 </w:t>
                  </w:r>
                </w:p>
              </w:tc>
              <w:tc>
                <w:tcPr>
                  <w:tcW w:w="1149" w:type="dxa"/>
                  <w:tcBorders>
                    <w:top w:val="nil"/>
                    <w:left w:val="nil"/>
                    <w:bottom w:val="single" w:sz="4" w:space="0" w:color="auto"/>
                    <w:right w:val="nil"/>
                  </w:tcBorders>
                  <w:noWrap/>
                  <w:vAlign w:val="bottom"/>
                  <w:hideMark/>
                </w:tcPr>
                <w:p w14:paraId="01B58E91"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proofErr w:type="spellStart"/>
                  <w:r w:rsidRPr="00204789">
                    <w:rPr>
                      <w:rFonts w:ascii="Times New Roman" w:eastAsia="Times New Roman" w:hAnsi="Times New Roman" w:cs="Times New Roman"/>
                      <w:color w:val="000000"/>
                      <w:sz w:val="24"/>
                      <w:szCs w:val="24"/>
                    </w:rPr>
                    <w:t>Variavel</w:t>
                  </w:r>
                  <w:proofErr w:type="spellEnd"/>
                  <w:r w:rsidRPr="00204789">
                    <w:rPr>
                      <w:rFonts w:ascii="Times New Roman" w:eastAsia="Times New Roman" w:hAnsi="Times New Roman" w:cs="Times New Roman"/>
                      <w:color w:val="000000"/>
                      <w:sz w:val="24"/>
                      <w:szCs w:val="24"/>
                    </w:rPr>
                    <w:t xml:space="preserve"> </w:t>
                  </w:r>
                  <w:proofErr w:type="spellStart"/>
                  <w:r w:rsidRPr="00204789">
                    <w:rPr>
                      <w:rFonts w:ascii="Times New Roman" w:eastAsia="Times New Roman" w:hAnsi="Times New Roman" w:cs="Times New Roman"/>
                      <w:color w:val="000000"/>
                      <w:sz w:val="24"/>
                      <w:szCs w:val="24"/>
                    </w:rPr>
                    <w:t>dep</w:t>
                  </w:r>
                  <w:r>
                    <w:rPr>
                      <w:rFonts w:ascii="Times New Roman" w:eastAsia="Times New Roman" w:hAnsi="Times New Roman" w:cs="Times New Roman"/>
                      <w:color w:val="000000"/>
                      <w:sz w:val="24"/>
                      <w:szCs w:val="24"/>
                    </w:rPr>
                    <w:t>en</w:t>
                  </w:r>
                  <w:proofErr w:type="spellEnd"/>
                  <w:r w:rsidRPr="00204789">
                    <w:rPr>
                      <w:rFonts w:ascii="Times New Roman" w:eastAsia="Times New Roman" w:hAnsi="Times New Roman" w:cs="Times New Roman"/>
                      <w:color w:val="000000"/>
                      <w:sz w:val="24"/>
                      <w:szCs w:val="24"/>
                    </w:rPr>
                    <w:t>.</w:t>
                  </w:r>
                </w:p>
              </w:tc>
              <w:tc>
                <w:tcPr>
                  <w:tcW w:w="1246" w:type="dxa"/>
                  <w:tcBorders>
                    <w:top w:val="nil"/>
                    <w:left w:val="nil"/>
                    <w:bottom w:val="single" w:sz="4" w:space="0" w:color="auto"/>
                    <w:right w:val="nil"/>
                  </w:tcBorders>
                  <w:noWrap/>
                  <w:vAlign w:val="bottom"/>
                  <w:hideMark/>
                </w:tcPr>
                <w:p w14:paraId="2D2B0B59"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Renda</w:t>
                  </w:r>
                </w:p>
              </w:tc>
              <w:tc>
                <w:tcPr>
                  <w:tcW w:w="1134" w:type="dxa"/>
                  <w:tcBorders>
                    <w:top w:val="nil"/>
                    <w:left w:val="nil"/>
                    <w:bottom w:val="single" w:sz="4" w:space="0" w:color="auto"/>
                    <w:right w:val="nil"/>
                  </w:tcBorders>
                  <w:noWrap/>
                  <w:vAlign w:val="bottom"/>
                  <w:hideMark/>
                </w:tcPr>
                <w:p w14:paraId="675F116D"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Renda</w:t>
                  </w:r>
                </w:p>
              </w:tc>
              <w:tc>
                <w:tcPr>
                  <w:tcW w:w="1134" w:type="dxa"/>
                  <w:tcBorders>
                    <w:top w:val="nil"/>
                    <w:left w:val="nil"/>
                    <w:bottom w:val="single" w:sz="4" w:space="0" w:color="auto"/>
                    <w:right w:val="nil"/>
                  </w:tcBorders>
                  <w:noWrap/>
                  <w:vAlign w:val="bottom"/>
                  <w:hideMark/>
                </w:tcPr>
                <w:p w14:paraId="452C6700"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Renda</w:t>
                  </w:r>
                </w:p>
              </w:tc>
              <w:tc>
                <w:tcPr>
                  <w:tcW w:w="1417" w:type="dxa"/>
                  <w:tcBorders>
                    <w:top w:val="nil"/>
                    <w:left w:val="nil"/>
                    <w:bottom w:val="single" w:sz="4" w:space="0" w:color="auto"/>
                    <w:right w:val="nil"/>
                  </w:tcBorders>
                  <w:noWrap/>
                  <w:vAlign w:val="bottom"/>
                  <w:hideMark/>
                </w:tcPr>
                <w:p w14:paraId="53785420"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Log (Renda)</w:t>
                  </w:r>
                </w:p>
              </w:tc>
              <w:tc>
                <w:tcPr>
                  <w:tcW w:w="1418" w:type="dxa"/>
                  <w:tcBorders>
                    <w:top w:val="nil"/>
                    <w:left w:val="nil"/>
                    <w:bottom w:val="single" w:sz="4" w:space="0" w:color="auto"/>
                    <w:right w:val="nil"/>
                  </w:tcBorders>
                  <w:noWrap/>
                  <w:vAlign w:val="bottom"/>
                  <w:hideMark/>
                </w:tcPr>
                <w:p w14:paraId="4A402365"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Log (Renda)</w:t>
                  </w:r>
                </w:p>
              </w:tc>
              <w:tc>
                <w:tcPr>
                  <w:tcW w:w="1415" w:type="dxa"/>
                  <w:tcBorders>
                    <w:top w:val="nil"/>
                    <w:left w:val="nil"/>
                    <w:bottom w:val="single" w:sz="4" w:space="0" w:color="auto"/>
                    <w:right w:val="nil"/>
                  </w:tcBorders>
                  <w:noWrap/>
                  <w:vAlign w:val="bottom"/>
                  <w:hideMark/>
                </w:tcPr>
                <w:p w14:paraId="199AB661"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Log (Renda)</w:t>
                  </w:r>
                </w:p>
              </w:tc>
            </w:tr>
            <w:tr w:rsidR="008F7561" w:rsidRPr="00204789" w14:paraId="5B2C8C0D" w14:textId="77777777" w:rsidTr="00AD3262">
              <w:trPr>
                <w:trHeight w:val="454"/>
              </w:trPr>
              <w:tc>
                <w:tcPr>
                  <w:tcW w:w="1738" w:type="dxa"/>
                  <w:tcBorders>
                    <w:top w:val="nil"/>
                    <w:left w:val="nil"/>
                    <w:bottom w:val="nil"/>
                    <w:right w:val="nil"/>
                  </w:tcBorders>
                  <w:vAlign w:val="center"/>
                  <w:hideMark/>
                </w:tcPr>
                <w:p w14:paraId="1FC2A281" w14:textId="77777777" w:rsidR="008F7561" w:rsidRPr="00204789" w:rsidRDefault="008F7561" w:rsidP="00AD3262">
                  <w:pPr>
                    <w:spacing w:line="240" w:lineRule="auto"/>
                    <w:rPr>
                      <w:rFonts w:ascii="Times New Roman" w:eastAsia="Times New Roman" w:hAnsi="Times New Roman" w:cs="Times New Roman"/>
                      <w:color w:val="000000"/>
                      <w:sz w:val="24"/>
                      <w:szCs w:val="24"/>
                    </w:rPr>
                  </w:pPr>
                  <w:proofErr w:type="spellStart"/>
                  <w:r w:rsidRPr="00204789">
                    <w:rPr>
                      <w:rFonts w:ascii="Times New Roman" w:eastAsia="Times New Roman" w:hAnsi="Times New Roman" w:cs="Times New Roman"/>
                      <w:color w:val="000000"/>
                      <w:sz w:val="24"/>
                      <w:szCs w:val="24"/>
                    </w:rPr>
                    <w:t>Variavel</w:t>
                  </w:r>
                  <w:proofErr w:type="spellEnd"/>
                  <w:r w:rsidRPr="00204789">
                    <w:rPr>
                      <w:rFonts w:ascii="Times New Roman" w:eastAsia="Times New Roman" w:hAnsi="Times New Roman" w:cs="Times New Roman"/>
                      <w:color w:val="000000"/>
                      <w:sz w:val="24"/>
                      <w:szCs w:val="24"/>
                    </w:rPr>
                    <w:t xml:space="preserve"> </w:t>
                  </w:r>
                  <w:proofErr w:type="spellStart"/>
                  <w:r w:rsidRPr="00204789">
                    <w:rPr>
                      <w:rFonts w:ascii="Times New Roman" w:eastAsia="Times New Roman" w:hAnsi="Times New Roman" w:cs="Times New Roman"/>
                      <w:color w:val="000000"/>
                      <w:sz w:val="24"/>
                      <w:szCs w:val="24"/>
                    </w:rPr>
                    <w:t>indep</w:t>
                  </w:r>
                  <w:proofErr w:type="spellEnd"/>
                  <w:r w:rsidRPr="00204789">
                    <w:rPr>
                      <w:rFonts w:ascii="Times New Roman" w:eastAsia="Times New Roman" w:hAnsi="Times New Roman" w:cs="Times New Roman"/>
                      <w:color w:val="000000"/>
                      <w:sz w:val="24"/>
                      <w:szCs w:val="24"/>
                    </w:rPr>
                    <w:t>.</w:t>
                  </w:r>
                </w:p>
              </w:tc>
              <w:tc>
                <w:tcPr>
                  <w:tcW w:w="1149" w:type="dxa"/>
                  <w:tcBorders>
                    <w:top w:val="nil"/>
                    <w:left w:val="nil"/>
                    <w:bottom w:val="nil"/>
                    <w:right w:val="nil"/>
                  </w:tcBorders>
                  <w:noWrap/>
                  <w:vAlign w:val="center"/>
                  <w:hideMark/>
                </w:tcPr>
                <w:p w14:paraId="08E0E4F7"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p>
              </w:tc>
              <w:tc>
                <w:tcPr>
                  <w:tcW w:w="1246" w:type="dxa"/>
                  <w:tcBorders>
                    <w:top w:val="nil"/>
                    <w:left w:val="nil"/>
                    <w:bottom w:val="nil"/>
                    <w:right w:val="nil"/>
                  </w:tcBorders>
                  <w:noWrap/>
                  <w:vAlign w:val="center"/>
                  <w:hideMark/>
                </w:tcPr>
                <w:p w14:paraId="36BC90C0" w14:textId="77777777" w:rsidR="008F7561" w:rsidRPr="00204789" w:rsidRDefault="008F7561" w:rsidP="00AD3262">
                  <w:pPr>
                    <w:spacing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7B09F85A" w14:textId="77777777" w:rsidR="008F7561" w:rsidRPr="00204789" w:rsidRDefault="008F7561" w:rsidP="00AD3262">
                  <w:pPr>
                    <w:spacing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48899665" w14:textId="77777777" w:rsidR="008F7561" w:rsidRPr="00204789" w:rsidRDefault="008F7561" w:rsidP="00AD3262">
                  <w:pPr>
                    <w:spacing w:line="240" w:lineRule="auto"/>
                    <w:jc w:val="center"/>
                    <w:rPr>
                      <w:rFonts w:ascii="Times New Roman" w:eastAsia="Times New Roman" w:hAnsi="Times New Roman" w:cs="Times New Roman"/>
                      <w:sz w:val="20"/>
                      <w:szCs w:val="20"/>
                    </w:rPr>
                  </w:pPr>
                </w:p>
              </w:tc>
              <w:tc>
                <w:tcPr>
                  <w:tcW w:w="1417" w:type="dxa"/>
                  <w:tcBorders>
                    <w:top w:val="nil"/>
                    <w:left w:val="nil"/>
                    <w:bottom w:val="nil"/>
                    <w:right w:val="nil"/>
                  </w:tcBorders>
                  <w:noWrap/>
                  <w:vAlign w:val="bottom"/>
                  <w:hideMark/>
                </w:tcPr>
                <w:p w14:paraId="615B8AB7" w14:textId="77777777" w:rsidR="008F7561" w:rsidRPr="00204789" w:rsidRDefault="008F7561" w:rsidP="00AD3262">
                  <w:pPr>
                    <w:spacing w:line="240" w:lineRule="auto"/>
                    <w:jc w:val="center"/>
                    <w:rPr>
                      <w:rFonts w:ascii="Times New Roman" w:eastAsia="Times New Roman" w:hAnsi="Times New Roman" w:cs="Times New Roman"/>
                      <w:sz w:val="20"/>
                      <w:szCs w:val="20"/>
                    </w:rPr>
                  </w:pPr>
                </w:p>
              </w:tc>
              <w:tc>
                <w:tcPr>
                  <w:tcW w:w="1418" w:type="dxa"/>
                  <w:tcBorders>
                    <w:top w:val="nil"/>
                    <w:left w:val="nil"/>
                    <w:bottom w:val="nil"/>
                    <w:right w:val="nil"/>
                  </w:tcBorders>
                  <w:noWrap/>
                  <w:vAlign w:val="bottom"/>
                  <w:hideMark/>
                </w:tcPr>
                <w:p w14:paraId="0FE56926" w14:textId="77777777" w:rsidR="008F7561" w:rsidRPr="00204789" w:rsidRDefault="008F7561" w:rsidP="00AD3262">
                  <w:pPr>
                    <w:spacing w:line="240" w:lineRule="auto"/>
                    <w:rPr>
                      <w:rFonts w:ascii="Times New Roman" w:eastAsia="Times New Roman" w:hAnsi="Times New Roman" w:cs="Times New Roman"/>
                      <w:sz w:val="20"/>
                      <w:szCs w:val="20"/>
                    </w:rPr>
                  </w:pPr>
                </w:p>
              </w:tc>
              <w:tc>
                <w:tcPr>
                  <w:tcW w:w="1415" w:type="dxa"/>
                  <w:tcBorders>
                    <w:top w:val="nil"/>
                    <w:left w:val="nil"/>
                    <w:bottom w:val="nil"/>
                    <w:right w:val="nil"/>
                  </w:tcBorders>
                  <w:noWrap/>
                  <w:vAlign w:val="bottom"/>
                  <w:hideMark/>
                </w:tcPr>
                <w:p w14:paraId="6EFF8209" w14:textId="77777777" w:rsidR="008F7561" w:rsidRPr="00204789" w:rsidRDefault="008F7561" w:rsidP="00AD3262">
                  <w:pPr>
                    <w:spacing w:line="240" w:lineRule="auto"/>
                    <w:rPr>
                      <w:rFonts w:ascii="Times New Roman" w:eastAsia="Times New Roman" w:hAnsi="Times New Roman" w:cs="Times New Roman"/>
                      <w:sz w:val="20"/>
                      <w:szCs w:val="20"/>
                    </w:rPr>
                  </w:pPr>
                </w:p>
              </w:tc>
            </w:tr>
            <w:tr w:rsidR="008F7561" w:rsidRPr="00204789" w14:paraId="1FF7D5CA" w14:textId="77777777" w:rsidTr="00AD3262">
              <w:trPr>
                <w:trHeight w:val="454"/>
              </w:trPr>
              <w:tc>
                <w:tcPr>
                  <w:tcW w:w="1738" w:type="dxa"/>
                  <w:vMerge w:val="restart"/>
                  <w:tcBorders>
                    <w:top w:val="nil"/>
                    <w:left w:val="nil"/>
                    <w:bottom w:val="nil"/>
                    <w:right w:val="nil"/>
                  </w:tcBorders>
                  <w:vAlign w:val="center"/>
                  <w:hideMark/>
                </w:tcPr>
                <w:p w14:paraId="5705C76E" w14:textId="77777777" w:rsidR="008F7561" w:rsidRPr="00204789" w:rsidRDefault="008F7561" w:rsidP="00AD3262">
                  <w:pPr>
                    <w:spacing w:line="240" w:lineRule="auto"/>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Log (</w:t>
                  </w:r>
                  <w:proofErr w:type="spellStart"/>
                  <w:r w:rsidRPr="00204789">
                    <w:rPr>
                      <w:rFonts w:ascii="Times New Roman" w:eastAsia="Times New Roman" w:hAnsi="Times New Roman" w:cs="Times New Roman"/>
                      <w:color w:val="000000"/>
                      <w:sz w:val="24"/>
                      <w:szCs w:val="24"/>
                    </w:rPr>
                    <w:t>Noturs</w:t>
                  </w:r>
                  <w:proofErr w:type="spellEnd"/>
                  <w:r w:rsidRPr="00204789">
                    <w:rPr>
                      <w:rFonts w:ascii="Times New Roman" w:eastAsia="Times New Roman" w:hAnsi="Times New Roman" w:cs="Times New Roman"/>
                      <w:color w:val="000000"/>
                      <w:sz w:val="24"/>
                      <w:szCs w:val="24"/>
                    </w:rPr>
                    <w:t>. por hab.)</w:t>
                  </w:r>
                </w:p>
              </w:tc>
              <w:tc>
                <w:tcPr>
                  <w:tcW w:w="1149" w:type="dxa"/>
                  <w:tcBorders>
                    <w:top w:val="nil"/>
                    <w:left w:val="nil"/>
                    <w:bottom w:val="nil"/>
                    <w:right w:val="nil"/>
                  </w:tcBorders>
                  <w:vAlign w:val="center"/>
                  <w:hideMark/>
                </w:tcPr>
                <w:p w14:paraId="13C0B8B5"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p>
              </w:tc>
              <w:tc>
                <w:tcPr>
                  <w:tcW w:w="1246" w:type="dxa"/>
                  <w:tcBorders>
                    <w:top w:val="nil"/>
                    <w:left w:val="nil"/>
                    <w:bottom w:val="nil"/>
                    <w:right w:val="nil"/>
                  </w:tcBorders>
                  <w:noWrap/>
                  <w:vAlign w:val="center"/>
                  <w:hideMark/>
                </w:tcPr>
                <w:p w14:paraId="637AA0E3"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465,7**</w:t>
                  </w:r>
                </w:p>
              </w:tc>
              <w:tc>
                <w:tcPr>
                  <w:tcW w:w="1134" w:type="dxa"/>
                  <w:tcBorders>
                    <w:top w:val="nil"/>
                    <w:left w:val="nil"/>
                    <w:bottom w:val="nil"/>
                    <w:right w:val="nil"/>
                  </w:tcBorders>
                  <w:noWrap/>
                  <w:vAlign w:val="center"/>
                  <w:hideMark/>
                </w:tcPr>
                <w:p w14:paraId="727B19F3"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p>
              </w:tc>
              <w:tc>
                <w:tcPr>
                  <w:tcW w:w="1134" w:type="dxa"/>
                  <w:tcBorders>
                    <w:top w:val="nil"/>
                    <w:left w:val="nil"/>
                    <w:bottom w:val="nil"/>
                    <w:right w:val="nil"/>
                  </w:tcBorders>
                  <w:noWrap/>
                  <w:vAlign w:val="center"/>
                  <w:hideMark/>
                </w:tcPr>
                <w:p w14:paraId="779F7849" w14:textId="77777777" w:rsidR="008F7561" w:rsidRPr="00204789" w:rsidRDefault="008F7561" w:rsidP="00AD3262">
                  <w:pPr>
                    <w:spacing w:line="240" w:lineRule="auto"/>
                    <w:jc w:val="center"/>
                    <w:rPr>
                      <w:rFonts w:ascii="Times New Roman" w:eastAsia="Times New Roman" w:hAnsi="Times New Roman" w:cs="Times New Roman"/>
                      <w:sz w:val="20"/>
                      <w:szCs w:val="20"/>
                    </w:rPr>
                  </w:pPr>
                </w:p>
              </w:tc>
              <w:tc>
                <w:tcPr>
                  <w:tcW w:w="1417" w:type="dxa"/>
                  <w:tcBorders>
                    <w:top w:val="nil"/>
                    <w:left w:val="nil"/>
                    <w:bottom w:val="nil"/>
                    <w:right w:val="nil"/>
                  </w:tcBorders>
                  <w:noWrap/>
                  <w:vAlign w:val="center"/>
                  <w:hideMark/>
                </w:tcPr>
                <w:p w14:paraId="3BD66FD9"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0,0184</w:t>
                  </w:r>
                </w:p>
              </w:tc>
              <w:tc>
                <w:tcPr>
                  <w:tcW w:w="1418" w:type="dxa"/>
                  <w:tcBorders>
                    <w:top w:val="nil"/>
                    <w:left w:val="nil"/>
                    <w:bottom w:val="nil"/>
                    <w:right w:val="nil"/>
                  </w:tcBorders>
                  <w:noWrap/>
                  <w:vAlign w:val="center"/>
                  <w:hideMark/>
                </w:tcPr>
                <w:p w14:paraId="2C8D9DE4"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p>
              </w:tc>
              <w:tc>
                <w:tcPr>
                  <w:tcW w:w="1415" w:type="dxa"/>
                  <w:tcBorders>
                    <w:top w:val="nil"/>
                    <w:left w:val="nil"/>
                    <w:bottom w:val="nil"/>
                    <w:right w:val="nil"/>
                  </w:tcBorders>
                  <w:noWrap/>
                  <w:vAlign w:val="center"/>
                  <w:hideMark/>
                </w:tcPr>
                <w:p w14:paraId="4FEF074C" w14:textId="77777777" w:rsidR="008F7561" w:rsidRPr="00204789" w:rsidRDefault="008F7561" w:rsidP="00AD3262">
                  <w:pPr>
                    <w:spacing w:line="240" w:lineRule="auto"/>
                    <w:jc w:val="center"/>
                    <w:rPr>
                      <w:rFonts w:ascii="Times New Roman" w:eastAsia="Times New Roman" w:hAnsi="Times New Roman" w:cs="Times New Roman"/>
                      <w:sz w:val="20"/>
                      <w:szCs w:val="20"/>
                    </w:rPr>
                  </w:pPr>
                </w:p>
              </w:tc>
            </w:tr>
            <w:tr w:rsidR="008F7561" w:rsidRPr="00204789" w14:paraId="38C6E5BB" w14:textId="77777777" w:rsidTr="00AD3262">
              <w:trPr>
                <w:trHeight w:val="269"/>
              </w:trPr>
              <w:tc>
                <w:tcPr>
                  <w:tcW w:w="1738" w:type="dxa"/>
                  <w:vMerge/>
                  <w:tcBorders>
                    <w:top w:val="nil"/>
                    <w:left w:val="nil"/>
                    <w:bottom w:val="nil"/>
                    <w:right w:val="nil"/>
                  </w:tcBorders>
                  <w:vAlign w:val="center"/>
                  <w:hideMark/>
                </w:tcPr>
                <w:p w14:paraId="01D15E6F" w14:textId="77777777" w:rsidR="008F7561" w:rsidRPr="00204789" w:rsidRDefault="008F7561" w:rsidP="00AD3262">
                  <w:pPr>
                    <w:spacing w:line="240" w:lineRule="auto"/>
                    <w:rPr>
                      <w:rFonts w:ascii="Times New Roman" w:eastAsia="Times New Roman" w:hAnsi="Times New Roman" w:cs="Times New Roman"/>
                      <w:color w:val="000000"/>
                      <w:sz w:val="24"/>
                      <w:szCs w:val="24"/>
                    </w:rPr>
                  </w:pPr>
                </w:p>
              </w:tc>
              <w:tc>
                <w:tcPr>
                  <w:tcW w:w="1149" w:type="dxa"/>
                  <w:tcBorders>
                    <w:top w:val="nil"/>
                    <w:left w:val="nil"/>
                    <w:bottom w:val="nil"/>
                    <w:right w:val="nil"/>
                  </w:tcBorders>
                  <w:vAlign w:val="center"/>
                  <w:hideMark/>
                </w:tcPr>
                <w:p w14:paraId="582076B4" w14:textId="77777777" w:rsidR="008F7561" w:rsidRPr="00204789" w:rsidRDefault="008F7561" w:rsidP="00AD3262">
                  <w:pPr>
                    <w:spacing w:line="240" w:lineRule="auto"/>
                    <w:jc w:val="center"/>
                    <w:rPr>
                      <w:rFonts w:ascii="Times New Roman" w:eastAsia="Times New Roman" w:hAnsi="Times New Roman" w:cs="Times New Roman"/>
                      <w:sz w:val="20"/>
                      <w:szCs w:val="20"/>
                    </w:rPr>
                  </w:pPr>
                </w:p>
              </w:tc>
              <w:tc>
                <w:tcPr>
                  <w:tcW w:w="1246" w:type="dxa"/>
                  <w:tcBorders>
                    <w:top w:val="nil"/>
                    <w:left w:val="nil"/>
                    <w:bottom w:val="nil"/>
                    <w:right w:val="nil"/>
                  </w:tcBorders>
                  <w:noWrap/>
                  <w:vAlign w:val="center"/>
                  <w:hideMark/>
                </w:tcPr>
                <w:p w14:paraId="7076C1F0"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(159,9)</w:t>
                  </w:r>
                </w:p>
              </w:tc>
              <w:tc>
                <w:tcPr>
                  <w:tcW w:w="1134" w:type="dxa"/>
                  <w:tcBorders>
                    <w:top w:val="nil"/>
                    <w:left w:val="nil"/>
                    <w:bottom w:val="nil"/>
                    <w:right w:val="nil"/>
                  </w:tcBorders>
                  <w:noWrap/>
                  <w:vAlign w:val="center"/>
                  <w:hideMark/>
                </w:tcPr>
                <w:p w14:paraId="16FB1046"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p>
              </w:tc>
              <w:tc>
                <w:tcPr>
                  <w:tcW w:w="1134" w:type="dxa"/>
                  <w:tcBorders>
                    <w:top w:val="nil"/>
                    <w:left w:val="nil"/>
                    <w:bottom w:val="nil"/>
                    <w:right w:val="nil"/>
                  </w:tcBorders>
                  <w:noWrap/>
                  <w:vAlign w:val="center"/>
                  <w:hideMark/>
                </w:tcPr>
                <w:p w14:paraId="38ABF91D" w14:textId="77777777" w:rsidR="008F7561" w:rsidRPr="00204789" w:rsidRDefault="008F7561" w:rsidP="00AD3262">
                  <w:pPr>
                    <w:spacing w:line="240" w:lineRule="auto"/>
                    <w:jc w:val="center"/>
                    <w:rPr>
                      <w:rFonts w:ascii="Times New Roman" w:eastAsia="Times New Roman" w:hAnsi="Times New Roman" w:cs="Times New Roman"/>
                      <w:sz w:val="20"/>
                      <w:szCs w:val="20"/>
                    </w:rPr>
                  </w:pPr>
                </w:p>
              </w:tc>
              <w:tc>
                <w:tcPr>
                  <w:tcW w:w="1417" w:type="dxa"/>
                  <w:tcBorders>
                    <w:top w:val="nil"/>
                    <w:left w:val="nil"/>
                    <w:bottom w:val="nil"/>
                    <w:right w:val="nil"/>
                  </w:tcBorders>
                  <w:noWrap/>
                  <w:vAlign w:val="center"/>
                  <w:hideMark/>
                </w:tcPr>
                <w:p w14:paraId="3880A367"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(0,0333)</w:t>
                  </w:r>
                </w:p>
              </w:tc>
              <w:tc>
                <w:tcPr>
                  <w:tcW w:w="1418" w:type="dxa"/>
                  <w:tcBorders>
                    <w:top w:val="nil"/>
                    <w:left w:val="nil"/>
                    <w:bottom w:val="nil"/>
                    <w:right w:val="nil"/>
                  </w:tcBorders>
                  <w:noWrap/>
                  <w:vAlign w:val="center"/>
                  <w:hideMark/>
                </w:tcPr>
                <w:p w14:paraId="3A098667"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p>
              </w:tc>
              <w:tc>
                <w:tcPr>
                  <w:tcW w:w="1415" w:type="dxa"/>
                  <w:tcBorders>
                    <w:top w:val="nil"/>
                    <w:left w:val="nil"/>
                    <w:bottom w:val="nil"/>
                    <w:right w:val="nil"/>
                  </w:tcBorders>
                  <w:noWrap/>
                  <w:vAlign w:val="center"/>
                  <w:hideMark/>
                </w:tcPr>
                <w:p w14:paraId="1A75EB0C" w14:textId="77777777" w:rsidR="008F7561" w:rsidRPr="00204789" w:rsidRDefault="008F7561" w:rsidP="00AD3262">
                  <w:pPr>
                    <w:spacing w:line="240" w:lineRule="auto"/>
                    <w:jc w:val="center"/>
                    <w:rPr>
                      <w:rFonts w:ascii="Times New Roman" w:eastAsia="Times New Roman" w:hAnsi="Times New Roman" w:cs="Times New Roman"/>
                      <w:sz w:val="20"/>
                      <w:szCs w:val="20"/>
                    </w:rPr>
                  </w:pPr>
                </w:p>
              </w:tc>
            </w:tr>
            <w:tr w:rsidR="008F7561" w:rsidRPr="00204789" w14:paraId="3837AEE8" w14:textId="77777777" w:rsidTr="00AD3262">
              <w:trPr>
                <w:trHeight w:val="454"/>
              </w:trPr>
              <w:tc>
                <w:tcPr>
                  <w:tcW w:w="1738" w:type="dxa"/>
                  <w:vMerge w:val="restart"/>
                  <w:tcBorders>
                    <w:top w:val="nil"/>
                    <w:left w:val="nil"/>
                    <w:bottom w:val="nil"/>
                    <w:right w:val="nil"/>
                  </w:tcBorders>
                  <w:vAlign w:val="center"/>
                  <w:hideMark/>
                </w:tcPr>
                <w:p w14:paraId="4167FD84" w14:textId="77777777" w:rsidR="008F7561" w:rsidRPr="00204789" w:rsidRDefault="008F7561" w:rsidP="00AD3262">
                  <w:pPr>
                    <w:spacing w:line="240" w:lineRule="auto"/>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Log (Nº de noturnos)</w:t>
                  </w:r>
                </w:p>
              </w:tc>
              <w:tc>
                <w:tcPr>
                  <w:tcW w:w="1149" w:type="dxa"/>
                  <w:tcBorders>
                    <w:top w:val="nil"/>
                    <w:left w:val="nil"/>
                    <w:bottom w:val="nil"/>
                    <w:right w:val="nil"/>
                  </w:tcBorders>
                  <w:noWrap/>
                  <w:vAlign w:val="center"/>
                  <w:hideMark/>
                </w:tcPr>
                <w:p w14:paraId="4D758ED6"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p>
              </w:tc>
              <w:tc>
                <w:tcPr>
                  <w:tcW w:w="1246" w:type="dxa"/>
                  <w:tcBorders>
                    <w:top w:val="nil"/>
                    <w:left w:val="nil"/>
                    <w:bottom w:val="nil"/>
                    <w:right w:val="nil"/>
                  </w:tcBorders>
                  <w:noWrap/>
                  <w:vAlign w:val="center"/>
                  <w:hideMark/>
                </w:tcPr>
                <w:p w14:paraId="31F5986F" w14:textId="77777777" w:rsidR="008F7561" w:rsidRPr="00204789" w:rsidRDefault="008F7561" w:rsidP="00AD3262">
                  <w:pPr>
                    <w:spacing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35E5BB5B"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570,7**</w:t>
                  </w:r>
                </w:p>
              </w:tc>
              <w:tc>
                <w:tcPr>
                  <w:tcW w:w="1134" w:type="dxa"/>
                  <w:tcBorders>
                    <w:top w:val="nil"/>
                    <w:left w:val="nil"/>
                    <w:bottom w:val="nil"/>
                    <w:right w:val="nil"/>
                  </w:tcBorders>
                  <w:noWrap/>
                  <w:vAlign w:val="center"/>
                  <w:hideMark/>
                </w:tcPr>
                <w:p w14:paraId="49517484"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562,3**</w:t>
                  </w:r>
                </w:p>
              </w:tc>
              <w:tc>
                <w:tcPr>
                  <w:tcW w:w="1417" w:type="dxa"/>
                  <w:tcBorders>
                    <w:top w:val="nil"/>
                    <w:left w:val="nil"/>
                    <w:bottom w:val="nil"/>
                    <w:right w:val="nil"/>
                  </w:tcBorders>
                  <w:noWrap/>
                  <w:vAlign w:val="center"/>
                  <w:hideMark/>
                </w:tcPr>
                <w:p w14:paraId="54EFB95A"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p>
              </w:tc>
              <w:tc>
                <w:tcPr>
                  <w:tcW w:w="1418" w:type="dxa"/>
                  <w:tcBorders>
                    <w:top w:val="nil"/>
                    <w:left w:val="nil"/>
                    <w:bottom w:val="nil"/>
                    <w:right w:val="nil"/>
                  </w:tcBorders>
                  <w:noWrap/>
                  <w:vAlign w:val="center"/>
                  <w:hideMark/>
                </w:tcPr>
                <w:p w14:paraId="0BA6A3E4"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-0,0312</w:t>
                  </w:r>
                </w:p>
              </w:tc>
              <w:tc>
                <w:tcPr>
                  <w:tcW w:w="1415" w:type="dxa"/>
                  <w:tcBorders>
                    <w:top w:val="nil"/>
                    <w:left w:val="nil"/>
                    <w:bottom w:val="nil"/>
                    <w:right w:val="nil"/>
                  </w:tcBorders>
                  <w:noWrap/>
                  <w:vAlign w:val="center"/>
                  <w:hideMark/>
                </w:tcPr>
                <w:p w14:paraId="12EA0E6A"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0,0341</w:t>
                  </w:r>
                </w:p>
              </w:tc>
            </w:tr>
            <w:tr w:rsidR="008F7561" w:rsidRPr="00204789" w14:paraId="2FFCC401" w14:textId="77777777" w:rsidTr="00AD3262">
              <w:trPr>
                <w:trHeight w:val="269"/>
              </w:trPr>
              <w:tc>
                <w:tcPr>
                  <w:tcW w:w="1738" w:type="dxa"/>
                  <w:vMerge/>
                  <w:tcBorders>
                    <w:top w:val="nil"/>
                    <w:left w:val="nil"/>
                    <w:bottom w:val="nil"/>
                    <w:right w:val="nil"/>
                  </w:tcBorders>
                  <w:vAlign w:val="center"/>
                  <w:hideMark/>
                </w:tcPr>
                <w:p w14:paraId="4B3DCF2D" w14:textId="77777777" w:rsidR="008F7561" w:rsidRPr="00204789" w:rsidRDefault="008F7561" w:rsidP="00AD3262">
                  <w:pPr>
                    <w:spacing w:line="240" w:lineRule="auto"/>
                    <w:rPr>
                      <w:rFonts w:ascii="Times New Roman" w:eastAsia="Times New Roman" w:hAnsi="Times New Roman" w:cs="Times New Roman"/>
                      <w:color w:val="000000"/>
                      <w:sz w:val="24"/>
                      <w:szCs w:val="24"/>
                    </w:rPr>
                  </w:pPr>
                </w:p>
              </w:tc>
              <w:tc>
                <w:tcPr>
                  <w:tcW w:w="1149" w:type="dxa"/>
                  <w:tcBorders>
                    <w:top w:val="nil"/>
                    <w:left w:val="nil"/>
                    <w:bottom w:val="nil"/>
                    <w:right w:val="nil"/>
                  </w:tcBorders>
                  <w:noWrap/>
                  <w:vAlign w:val="center"/>
                  <w:hideMark/>
                </w:tcPr>
                <w:p w14:paraId="1D41C379"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p>
              </w:tc>
              <w:tc>
                <w:tcPr>
                  <w:tcW w:w="1246" w:type="dxa"/>
                  <w:tcBorders>
                    <w:top w:val="nil"/>
                    <w:left w:val="nil"/>
                    <w:bottom w:val="nil"/>
                    <w:right w:val="nil"/>
                  </w:tcBorders>
                  <w:noWrap/>
                  <w:vAlign w:val="center"/>
                  <w:hideMark/>
                </w:tcPr>
                <w:p w14:paraId="7EF4AF6D" w14:textId="77777777" w:rsidR="008F7561" w:rsidRPr="00204789" w:rsidRDefault="008F7561" w:rsidP="00AD3262">
                  <w:pPr>
                    <w:spacing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0BFAEAD4"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(186,3)</w:t>
                  </w:r>
                </w:p>
              </w:tc>
              <w:tc>
                <w:tcPr>
                  <w:tcW w:w="1134" w:type="dxa"/>
                  <w:tcBorders>
                    <w:top w:val="nil"/>
                    <w:left w:val="nil"/>
                    <w:bottom w:val="nil"/>
                    <w:right w:val="nil"/>
                  </w:tcBorders>
                  <w:noWrap/>
                  <w:vAlign w:val="center"/>
                  <w:hideMark/>
                </w:tcPr>
                <w:p w14:paraId="340F6ECE"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(185,3)</w:t>
                  </w:r>
                </w:p>
              </w:tc>
              <w:tc>
                <w:tcPr>
                  <w:tcW w:w="1417" w:type="dxa"/>
                  <w:tcBorders>
                    <w:top w:val="nil"/>
                    <w:left w:val="nil"/>
                    <w:bottom w:val="nil"/>
                    <w:right w:val="nil"/>
                  </w:tcBorders>
                  <w:noWrap/>
                  <w:vAlign w:val="center"/>
                  <w:hideMark/>
                </w:tcPr>
                <w:p w14:paraId="4F1A999F"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p>
              </w:tc>
              <w:tc>
                <w:tcPr>
                  <w:tcW w:w="1418" w:type="dxa"/>
                  <w:tcBorders>
                    <w:top w:val="nil"/>
                    <w:left w:val="nil"/>
                    <w:bottom w:val="nil"/>
                    <w:right w:val="nil"/>
                  </w:tcBorders>
                  <w:noWrap/>
                  <w:vAlign w:val="center"/>
                  <w:hideMark/>
                </w:tcPr>
                <w:p w14:paraId="4A8438DC"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(0,0358)</w:t>
                  </w:r>
                </w:p>
              </w:tc>
              <w:tc>
                <w:tcPr>
                  <w:tcW w:w="1415" w:type="dxa"/>
                  <w:tcBorders>
                    <w:top w:val="nil"/>
                    <w:left w:val="nil"/>
                    <w:bottom w:val="nil"/>
                    <w:right w:val="nil"/>
                  </w:tcBorders>
                  <w:noWrap/>
                  <w:vAlign w:val="center"/>
                  <w:hideMark/>
                </w:tcPr>
                <w:p w14:paraId="4D86306E"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(0,0365)</w:t>
                  </w:r>
                </w:p>
              </w:tc>
            </w:tr>
            <w:tr w:rsidR="008F7561" w:rsidRPr="00204789" w14:paraId="53F07670" w14:textId="77777777" w:rsidTr="00AD3262">
              <w:trPr>
                <w:trHeight w:val="454"/>
              </w:trPr>
              <w:tc>
                <w:tcPr>
                  <w:tcW w:w="1738" w:type="dxa"/>
                  <w:vMerge w:val="restart"/>
                  <w:tcBorders>
                    <w:top w:val="nil"/>
                    <w:left w:val="nil"/>
                    <w:bottom w:val="single" w:sz="4" w:space="0" w:color="000000"/>
                    <w:right w:val="nil"/>
                  </w:tcBorders>
                  <w:vAlign w:val="center"/>
                  <w:hideMark/>
                </w:tcPr>
                <w:p w14:paraId="0EF81E40" w14:textId="77777777" w:rsidR="008F7561" w:rsidRPr="00204789" w:rsidRDefault="008F7561" w:rsidP="00AD3262">
                  <w:pPr>
                    <w:spacing w:line="240" w:lineRule="auto"/>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População</w:t>
                  </w:r>
                </w:p>
              </w:tc>
              <w:tc>
                <w:tcPr>
                  <w:tcW w:w="1149" w:type="dxa"/>
                  <w:tcBorders>
                    <w:top w:val="nil"/>
                    <w:left w:val="nil"/>
                    <w:bottom w:val="nil"/>
                    <w:right w:val="nil"/>
                  </w:tcBorders>
                  <w:noWrap/>
                  <w:vAlign w:val="center"/>
                  <w:hideMark/>
                </w:tcPr>
                <w:p w14:paraId="5FAD4674"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p>
              </w:tc>
              <w:tc>
                <w:tcPr>
                  <w:tcW w:w="1246" w:type="dxa"/>
                  <w:tcBorders>
                    <w:top w:val="nil"/>
                    <w:left w:val="nil"/>
                    <w:bottom w:val="nil"/>
                    <w:right w:val="nil"/>
                  </w:tcBorders>
                  <w:noWrap/>
                  <w:vAlign w:val="center"/>
                  <w:hideMark/>
                </w:tcPr>
                <w:p w14:paraId="1574BBBE" w14:textId="77777777" w:rsidR="008F7561" w:rsidRPr="00204789" w:rsidRDefault="008F7561" w:rsidP="00AD3262">
                  <w:pPr>
                    <w:spacing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3A531535" w14:textId="77777777" w:rsidR="008F7561" w:rsidRPr="00204789" w:rsidRDefault="008F7561" w:rsidP="00AD3262">
                  <w:pPr>
                    <w:spacing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20615A0A"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-0,0126</w:t>
                  </w:r>
                </w:p>
              </w:tc>
              <w:tc>
                <w:tcPr>
                  <w:tcW w:w="1417" w:type="dxa"/>
                  <w:tcBorders>
                    <w:top w:val="nil"/>
                    <w:left w:val="nil"/>
                    <w:bottom w:val="nil"/>
                    <w:right w:val="nil"/>
                  </w:tcBorders>
                  <w:noWrap/>
                  <w:vAlign w:val="center"/>
                  <w:hideMark/>
                </w:tcPr>
                <w:p w14:paraId="51C7E58F"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p>
              </w:tc>
              <w:tc>
                <w:tcPr>
                  <w:tcW w:w="1418" w:type="dxa"/>
                  <w:tcBorders>
                    <w:top w:val="nil"/>
                    <w:left w:val="nil"/>
                    <w:bottom w:val="nil"/>
                    <w:right w:val="nil"/>
                  </w:tcBorders>
                  <w:noWrap/>
                  <w:vAlign w:val="center"/>
                  <w:hideMark/>
                </w:tcPr>
                <w:p w14:paraId="7CBE7410" w14:textId="77777777" w:rsidR="008F7561" w:rsidRPr="00204789" w:rsidRDefault="008F7561" w:rsidP="00AD3262">
                  <w:pPr>
                    <w:spacing w:line="240" w:lineRule="auto"/>
                    <w:jc w:val="center"/>
                    <w:rPr>
                      <w:rFonts w:ascii="Times New Roman" w:eastAsia="Times New Roman" w:hAnsi="Times New Roman" w:cs="Times New Roman"/>
                      <w:sz w:val="20"/>
                      <w:szCs w:val="20"/>
                    </w:rPr>
                  </w:pPr>
                </w:p>
              </w:tc>
              <w:tc>
                <w:tcPr>
                  <w:tcW w:w="1415" w:type="dxa"/>
                  <w:tcBorders>
                    <w:top w:val="nil"/>
                    <w:left w:val="nil"/>
                    <w:bottom w:val="nil"/>
                    <w:right w:val="nil"/>
                  </w:tcBorders>
                  <w:noWrap/>
                  <w:vAlign w:val="center"/>
                  <w:hideMark/>
                </w:tcPr>
                <w:p w14:paraId="31779734"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4,5e-6</w:t>
                  </w:r>
                </w:p>
              </w:tc>
            </w:tr>
            <w:tr w:rsidR="008F7561" w:rsidRPr="00204789" w14:paraId="727C19EC" w14:textId="77777777" w:rsidTr="00AD3262">
              <w:trPr>
                <w:trHeight w:val="269"/>
              </w:trPr>
              <w:tc>
                <w:tcPr>
                  <w:tcW w:w="1738" w:type="dxa"/>
                  <w:vMerge/>
                  <w:tcBorders>
                    <w:top w:val="nil"/>
                    <w:left w:val="nil"/>
                    <w:bottom w:val="single" w:sz="4" w:space="0" w:color="000000"/>
                    <w:right w:val="nil"/>
                  </w:tcBorders>
                  <w:vAlign w:val="center"/>
                  <w:hideMark/>
                </w:tcPr>
                <w:p w14:paraId="4AFC8AA4" w14:textId="77777777" w:rsidR="008F7561" w:rsidRPr="00204789" w:rsidRDefault="008F7561" w:rsidP="00AD3262">
                  <w:pPr>
                    <w:spacing w:line="240" w:lineRule="auto"/>
                    <w:rPr>
                      <w:rFonts w:ascii="Times New Roman" w:eastAsia="Times New Roman" w:hAnsi="Times New Roman" w:cs="Times New Roman"/>
                      <w:color w:val="000000"/>
                      <w:sz w:val="24"/>
                      <w:szCs w:val="24"/>
                    </w:rPr>
                  </w:pPr>
                </w:p>
              </w:tc>
              <w:tc>
                <w:tcPr>
                  <w:tcW w:w="1149" w:type="dxa"/>
                  <w:tcBorders>
                    <w:top w:val="nil"/>
                    <w:left w:val="nil"/>
                    <w:bottom w:val="single" w:sz="4" w:space="0" w:color="auto"/>
                    <w:right w:val="nil"/>
                  </w:tcBorders>
                  <w:noWrap/>
                  <w:vAlign w:val="center"/>
                  <w:hideMark/>
                </w:tcPr>
                <w:p w14:paraId="555F9B41"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 </w:t>
                  </w:r>
                </w:p>
              </w:tc>
              <w:tc>
                <w:tcPr>
                  <w:tcW w:w="1246" w:type="dxa"/>
                  <w:tcBorders>
                    <w:top w:val="nil"/>
                    <w:left w:val="nil"/>
                    <w:bottom w:val="single" w:sz="4" w:space="0" w:color="auto"/>
                    <w:right w:val="nil"/>
                  </w:tcBorders>
                  <w:noWrap/>
                  <w:vAlign w:val="center"/>
                  <w:hideMark/>
                </w:tcPr>
                <w:p w14:paraId="4FD3F91C"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 </w:t>
                  </w:r>
                </w:p>
              </w:tc>
              <w:tc>
                <w:tcPr>
                  <w:tcW w:w="1134" w:type="dxa"/>
                  <w:tcBorders>
                    <w:top w:val="nil"/>
                    <w:left w:val="nil"/>
                    <w:bottom w:val="single" w:sz="4" w:space="0" w:color="auto"/>
                    <w:right w:val="nil"/>
                  </w:tcBorders>
                  <w:noWrap/>
                  <w:vAlign w:val="center"/>
                  <w:hideMark/>
                </w:tcPr>
                <w:p w14:paraId="1208819D"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 </w:t>
                  </w:r>
                </w:p>
              </w:tc>
              <w:tc>
                <w:tcPr>
                  <w:tcW w:w="1134" w:type="dxa"/>
                  <w:tcBorders>
                    <w:top w:val="nil"/>
                    <w:left w:val="nil"/>
                    <w:bottom w:val="single" w:sz="4" w:space="0" w:color="auto"/>
                    <w:right w:val="nil"/>
                  </w:tcBorders>
                  <w:noWrap/>
                  <w:vAlign w:val="center"/>
                  <w:hideMark/>
                </w:tcPr>
                <w:p w14:paraId="6B6120BA"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(0,0178)</w:t>
                  </w:r>
                </w:p>
              </w:tc>
              <w:tc>
                <w:tcPr>
                  <w:tcW w:w="1417" w:type="dxa"/>
                  <w:tcBorders>
                    <w:top w:val="nil"/>
                    <w:left w:val="nil"/>
                    <w:bottom w:val="single" w:sz="4" w:space="0" w:color="auto"/>
                    <w:right w:val="nil"/>
                  </w:tcBorders>
                  <w:noWrap/>
                  <w:vAlign w:val="center"/>
                  <w:hideMark/>
                </w:tcPr>
                <w:p w14:paraId="08315E5C"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 </w:t>
                  </w:r>
                </w:p>
              </w:tc>
              <w:tc>
                <w:tcPr>
                  <w:tcW w:w="1418" w:type="dxa"/>
                  <w:tcBorders>
                    <w:top w:val="nil"/>
                    <w:left w:val="nil"/>
                    <w:bottom w:val="single" w:sz="4" w:space="0" w:color="auto"/>
                    <w:right w:val="nil"/>
                  </w:tcBorders>
                  <w:noWrap/>
                  <w:vAlign w:val="center"/>
                  <w:hideMark/>
                </w:tcPr>
                <w:p w14:paraId="68FD9A5B"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 </w:t>
                  </w:r>
                </w:p>
              </w:tc>
              <w:tc>
                <w:tcPr>
                  <w:tcW w:w="1415" w:type="dxa"/>
                  <w:tcBorders>
                    <w:top w:val="nil"/>
                    <w:left w:val="nil"/>
                    <w:bottom w:val="single" w:sz="4" w:space="0" w:color="auto"/>
                    <w:right w:val="nil"/>
                  </w:tcBorders>
                  <w:noWrap/>
                  <w:vAlign w:val="center"/>
                  <w:hideMark/>
                </w:tcPr>
                <w:p w14:paraId="641771F8" w14:textId="77777777" w:rsidR="008F7561" w:rsidRPr="00204789" w:rsidRDefault="008F7561" w:rsidP="00AD3262">
                  <w:pPr>
                    <w:spacing w:line="240" w:lineRule="auto"/>
                    <w:jc w:val="center"/>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(4,38e-6)</w:t>
                  </w:r>
                </w:p>
              </w:tc>
            </w:tr>
            <w:tr w:rsidR="008F7561" w:rsidRPr="00204789" w14:paraId="486CB445" w14:textId="77777777" w:rsidTr="00AD3262">
              <w:trPr>
                <w:trHeight w:val="353"/>
              </w:trPr>
              <w:tc>
                <w:tcPr>
                  <w:tcW w:w="1738" w:type="dxa"/>
                  <w:tcBorders>
                    <w:top w:val="nil"/>
                    <w:left w:val="nil"/>
                    <w:bottom w:val="nil"/>
                    <w:right w:val="nil"/>
                  </w:tcBorders>
                  <w:noWrap/>
                  <w:vAlign w:val="center"/>
                  <w:hideMark/>
                </w:tcPr>
                <w:p w14:paraId="1DFB62FB" w14:textId="77777777" w:rsidR="008F7561" w:rsidRPr="00204789" w:rsidRDefault="008F7561" w:rsidP="00AD3262">
                  <w:pPr>
                    <w:spacing w:line="240" w:lineRule="auto"/>
                    <w:rPr>
                      <w:rFonts w:ascii="Times New Roman" w:eastAsia="Times New Roman" w:hAnsi="Times New Roman" w:cs="Times New Roman"/>
                      <w:color w:val="000000"/>
                      <w:sz w:val="24"/>
                      <w:szCs w:val="24"/>
                    </w:rPr>
                  </w:pPr>
                  <w:proofErr w:type="spellStart"/>
                  <w:r w:rsidRPr="00204789">
                    <w:rPr>
                      <w:rFonts w:ascii="Times New Roman" w:eastAsia="Times New Roman" w:hAnsi="Times New Roman" w:cs="Times New Roman"/>
                      <w:color w:val="000000"/>
                      <w:sz w:val="24"/>
                      <w:szCs w:val="24"/>
                    </w:rPr>
                    <w:t>Clustered</w:t>
                  </w:r>
                  <w:proofErr w:type="spellEnd"/>
                </w:p>
              </w:tc>
              <w:tc>
                <w:tcPr>
                  <w:tcW w:w="1149" w:type="dxa"/>
                  <w:tcBorders>
                    <w:top w:val="nil"/>
                    <w:left w:val="nil"/>
                    <w:bottom w:val="nil"/>
                    <w:right w:val="nil"/>
                  </w:tcBorders>
                  <w:noWrap/>
                  <w:vAlign w:val="center"/>
                  <w:hideMark/>
                </w:tcPr>
                <w:p w14:paraId="5010EE8E" w14:textId="77777777" w:rsidR="008F7561" w:rsidRPr="00204789" w:rsidRDefault="008F7561" w:rsidP="00AD3262">
                  <w:pPr>
                    <w:spacing w:line="240" w:lineRule="auto"/>
                    <w:rPr>
                      <w:rFonts w:ascii="Times New Roman" w:eastAsia="Times New Roman" w:hAnsi="Times New Roman" w:cs="Times New Roman"/>
                      <w:color w:val="000000"/>
                      <w:sz w:val="24"/>
                      <w:szCs w:val="24"/>
                    </w:rPr>
                  </w:pPr>
                </w:p>
              </w:tc>
              <w:tc>
                <w:tcPr>
                  <w:tcW w:w="1246" w:type="dxa"/>
                  <w:tcBorders>
                    <w:top w:val="nil"/>
                    <w:left w:val="nil"/>
                    <w:bottom w:val="nil"/>
                    <w:right w:val="nil"/>
                  </w:tcBorders>
                  <w:noWrap/>
                  <w:vAlign w:val="center"/>
                  <w:hideMark/>
                </w:tcPr>
                <w:p w14:paraId="349CA058" w14:textId="77777777" w:rsidR="008F7561" w:rsidRPr="00204789" w:rsidRDefault="008F7561" w:rsidP="00AD3262">
                  <w:pPr>
                    <w:spacing w:line="240" w:lineRule="auto"/>
                    <w:jc w:val="right"/>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Bairro</w:t>
                  </w:r>
                </w:p>
              </w:tc>
              <w:tc>
                <w:tcPr>
                  <w:tcW w:w="1134" w:type="dxa"/>
                  <w:tcBorders>
                    <w:top w:val="nil"/>
                    <w:left w:val="nil"/>
                    <w:bottom w:val="nil"/>
                    <w:right w:val="nil"/>
                  </w:tcBorders>
                  <w:noWrap/>
                  <w:vAlign w:val="center"/>
                  <w:hideMark/>
                </w:tcPr>
                <w:p w14:paraId="77C012E0" w14:textId="77777777" w:rsidR="008F7561" w:rsidRPr="00204789" w:rsidRDefault="008F7561" w:rsidP="00AD3262">
                  <w:pPr>
                    <w:spacing w:line="240" w:lineRule="auto"/>
                    <w:jc w:val="right"/>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Bairro</w:t>
                  </w:r>
                </w:p>
              </w:tc>
              <w:tc>
                <w:tcPr>
                  <w:tcW w:w="1134" w:type="dxa"/>
                  <w:tcBorders>
                    <w:top w:val="nil"/>
                    <w:left w:val="nil"/>
                    <w:bottom w:val="nil"/>
                    <w:right w:val="nil"/>
                  </w:tcBorders>
                  <w:noWrap/>
                  <w:vAlign w:val="center"/>
                  <w:hideMark/>
                </w:tcPr>
                <w:p w14:paraId="1EA12372" w14:textId="77777777" w:rsidR="008F7561" w:rsidRPr="00204789" w:rsidRDefault="008F7561" w:rsidP="00AD3262">
                  <w:pPr>
                    <w:spacing w:line="240" w:lineRule="auto"/>
                    <w:jc w:val="right"/>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Bairro</w:t>
                  </w:r>
                </w:p>
              </w:tc>
              <w:tc>
                <w:tcPr>
                  <w:tcW w:w="1417" w:type="dxa"/>
                  <w:tcBorders>
                    <w:top w:val="nil"/>
                    <w:left w:val="nil"/>
                    <w:bottom w:val="nil"/>
                    <w:right w:val="nil"/>
                  </w:tcBorders>
                  <w:noWrap/>
                  <w:vAlign w:val="center"/>
                  <w:hideMark/>
                </w:tcPr>
                <w:p w14:paraId="26D9A0DC" w14:textId="77777777" w:rsidR="008F7561" w:rsidRPr="00204789" w:rsidRDefault="008F7561" w:rsidP="00AD3262">
                  <w:pPr>
                    <w:spacing w:line="240" w:lineRule="auto"/>
                    <w:jc w:val="right"/>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Bairro</w:t>
                  </w:r>
                </w:p>
              </w:tc>
              <w:tc>
                <w:tcPr>
                  <w:tcW w:w="1418" w:type="dxa"/>
                  <w:tcBorders>
                    <w:top w:val="nil"/>
                    <w:left w:val="nil"/>
                    <w:bottom w:val="nil"/>
                    <w:right w:val="nil"/>
                  </w:tcBorders>
                  <w:noWrap/>
                  <w:vAlign w:val="center"/>
                  <w:hideMark/>
                </w:tcPr>
                <w:p w14:paraId="05FCE69A" w14:textId="77777777" w:rsidR="008F7561" w:rsidRPr="00204789" w:rsidRDefault="008F7561" w:rsidP="00AD3262">
                  <w:pPr>
                    <w:spacing w:line="240" w:lineRule="auto"/>
                    <w:jc w:val="right"/>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Bairro</w:t>
                  </w:r>
                </w:p>
              </w:tc>
              <w:tc>
                <w:tcPr>
                  <w:tcW w:w="1415" w:type="dxa"/>
                  <w:tcBorders>
                    <w:top w:val="nil"/>
                    <w:left w:val="nil"/>
                    <w:bottom w:val="nil"/>
                    <w:right w:val="nil"/>
                  </w:tcBorders>
                  <w:noWrap/>
                  <w:vAlign w:val="center"/>
                  <w:hideMark/>
                </w:tcPr>
                <w:p w14:paraId="52274AC8" w14:textId="77777777" w:rsidR="008F7561" w:rsidRPr="00204789" w:rsidRDefault="008F7561" w:rsidP="00AD3262">
                  <w:pPr>
                    <w:spacing w:line="240" w:lineRule="auto"/>
                    <w:jc w:val="right"/>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Bairro</w:t>
                  </w:r>
                </w:p>
              </w:tc>
            </w:tr>
            <w:tr w:rsidR="008F7561" w:rsidRPr="00204789" w14:paraId="127F7944" w14:textId="77777777" w:rsidTr="00AD3262">
              <w:trPr>
                <w:trHeight w:val="353"/>
              </w:trPr>
              <w:tc>
                <w:tcPr>
                  <w:tcW w:w="1738" w:type="dxa"/>
                  <w:tcBorders>
                    <w:top w:val="nil"/>
                    <w:left w:val="nil"/>
                    <w:bottom w:val="nil"/>
                    <w:right w:val="nil"/>
                  </w:tcBorders>
                  <w:noWrap/>
                  <w:vAlign w:val="center"/>
                  <w:hideMark/>
                </w:tcPr>
                <w:p w14:paraId="0D4C9E33" w14:textId="77777777" w:rsidR="008F7561" w:rsidRPr="00204789" w:rsidRDefault="008F7561" w:rsidP="00AD3262">
                  <w:pPr>
                    <w:spacing w:line="240" w:lineRule="auto"/>
                    <w:rPr>
                      <w:rFonts w:ascii="Times New Roman" w:eastAsia="Times New Roman" w:hAnsi="Times New Roman" w:cs="Times New Roman"/>
                      <w:color w:val="000000"/>
                      <w:sz w:val="24"/>
                      <w:szCs w:val="24"/>
                    </w:rPr>
                  </w:pPr>
                  <w:proofErr w:type="spellStart"/>
                  <w:r w:rsidRPr="00204789">
                    <w:rPr>
                      <w:rFonts w:ascii="Times New Roman" w:eastAsia="Times New Roman" w:hAnsi="Times New Roman" w:cs="Times New Roman"/>
                      <w:color w:val="000000"/>
                      <w:sz w:val="24"/>
                      <w:szCs w:val="24"/>
                    </w:rPr>
                    <w:t>Observations</w:t>
                  </w:r>
                  <w:proofErr w:type="spellEnd"/>
                </w:p>
              </w:tc>
              <w:tc>
                <w:tcPr>
                  <w:tcW w:w="1149" w:type="dxa"/>
                  <w:tcBorders>
                    <w:top w:val="nil"/>
                    <w:left w:val="nil"/>
                    <w:bottom w:val="nil"/>
                    <w:right w:val="nil"/>
                  </w:tcBorders>
                  <w:noWrap/>
                  <w:vAlign w:val="center"/>
                  <w:hideMark/>
                </w:tcPr>
                <w:p w14:paraId="4F5DC9EB" w14:textId="77777777" w:rsidR="008F7561" w:rsidRPr="00204789" w:rsidRDefault="008F7561" w:rsidP="00AD3262">
                  <w:pPr>
                    <w:spacing w:line="240" w:lineRule="auto"/>
                    <w:rPr>
                      <w:rFonts w:ascii="Times New Roman" w:eastAsia="Times New Roman" w:hAnsi="Times New Roman" w:cs="Times New Roman"/>
                      <w:color w:val="000000"/>
                      <w:sz w:val="24"/>
                      <w:szCs w:val="24"/>
                    </w:rPr>
                  </w:pPr>
                </w:p>
              </w:tc>
              <w:tc>
                <w:tcPr>
                  <w:tcW w:w="1246" w:type="dxa"/>
                  <w:tcBorders>
                    <w:top w:val="nil"/>
                    <w:left w:val="nil"/>
                    <w:bottom w:val="nil"/>
                    <w:right w:val="nil"/>
                  </w:tcBorders>
                  <w:noWrap/>
                  <w:vAlign w:val="bottom"/>
                  <w:hideMark/>
                </w:tcPr>
                <w:p w14:paraId="5C180979" w14:textId="77777777" w:rsidR="008F7561" w:rsidRPr="00204789" w:rsidRDefault="008F7561" w:rsidP="00AD3262">
                  <w:pPr>
                    <w:spacing w:line="240" w:lineRule="auto"/>
                    <w:jc w:val="right"/>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152</w:t>
                  </w:r>
                </w:p>
              </w:tc>
              <w:tc>
                <w:tcPr>
                  <w:tcW w:w="1134" w:type="dxa"/>
                  <w:tcBorders>
                    <w:top w:val="nil"/>
                    <w:left w:val="nil"/>
                    <w:bottom w:val="nil"/>
                    <w:right w:val="nil"/>
                  </w:tcBorders>
                  <w:noWrap/>
                  <w:vAlign w:val="bottom"/>
                  <w:hideMark/>
                </w:tcPr>
                <w:p w14:paraId="21303D47" w14:textId="77777777" w:rsidR="008F7561" w:rsidRPr="00204789" w:rsidRDefault="008F7561" w:rsidP="00AD3262">
                  <w:pPr>
                    <w:spacing w:line="240" w:lineRule="auto"/>
                    <w:jc w:val="right"/>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152</w:t>
                  </w:r>
                </w:p>
              </w:tc>
              <w:tc>
                <w:tcPr>
                  <w:tcW w:w="1134" w:type="dxa"/>
                  <w:tcBorders>
                    <w:top w:val="nil"/>
                    <w:left w:val="nil"/>
                    <w:bottom w:val="nil"/>
                    <w:right w:val="nil"/>
                  </w:tcBorders>
                  <w:noWrap/>
                  <w:vAlign w:val="bottom"/>
                  <w:hideMark/>
                </w:tcPr>
                <w:p w14:paraId="52AB89DC" w14:textId="77777777" w:rsidR="008F7561" w:rsidRPr="00204789" w:rsidRDefault="008F7561" w:rsidP="00AD3262">
                  <w:pPr>
                    <w:spacing w:line="240" w:lineRule="auto"/>
                    <w:jc w:val="right"/>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152</w:t>
                  </w:r>
                </w:p>
              </w:tc>
              <w:tc>
                <w:tcPr>
                  <w:tcW w:w="1417" w:type="dxa"/>
                  <w:tcBorders>
                    <w:top w:val="nil"/>
                    <w:left w:val="nil"/>
                    <w:bottom w:val="nil"/>
                    <w:right w:val="nil"/>
                  </w:tcBorders>
                  <w:noWrap/>
                  <w:vAlign w:val="bottom"/>
                  <w:hideMark/>
                </w:tcPr>
                <w:p w14:paraId="19D49830" w14:textId="77777777" w:rsidR="008F7561" w:rsidRPr="00204789" w:rsidRDefault="008F7561" w:rsidP="00AD3262">
                  <w:pPr>
                    <w:spacing w:line="240" w:lineRule="auto"/>
                    <w:jc w:val="right"/>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152</w:t>
                  </w:r>
                </w:p>
              </w:tc>
              <w:tc>
                <w:tcPr>
                  <w:tcW w:w="1418" w:type="dxa"/>
                  <w:tcBorders>
                    <w:top w:val="nil"/>
                    <w:left w:val="nil"/>
                    <w:bottom w:val="nil"/>
                    <w:right w:val="nil"/>
                  </w:tcBorders>
                  <w:noWrap/>
                  <w:vAlign w:val="bottom"/>
                  <w:hideMark/>
                </w:tcPr>
                <w:p w14:paraId="0BDF260F" w14:textId="77777777" w:rsidR="008F7561" w:rsidRPr="00204789" w:rsidRDefault="008F7561" w:rsidP="00AD3262">
                  <w:pPr>
                    <w:spacing w:line="240" w:lineRule="auto"/>
                    <w:jc w:val="right"/>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152</w:t>
                  </w:r>
                </w:p>
              </w:tc>
              <w:tc>
                <w:tcPr>
                  <w:tcW w:w="1415" w:type="dxa"/>
                  <w:tcBorders>
                    <w:top w:val="nil"/>
                    <w:left w:val="nil"/>
                    <w:bottom w:val="nil"/>
                    <w:right w:val="nil"/>
                  </w:tcBorders>
                  <w:noWrap/>
                  <w:vAlign w:val="bottom"/>
                  <w:hideMark/>
                </w:tcPr>
                <w:p w14:paraId="0AC3BEE8" w14:textId="77777777" w:rsidR="008F7561" w:rsidRPr="00204789" w:rsidRDefault="008F7561" w:rsidP="00AD3262">
                  <w:pPr>
                    <w:spacing w:line="240" w:lineRule="auto"/>
                    <w:jc w:val="right"/>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152</w:t>
                  </w:r>
                </w:p>
              </w:tc>
            </w:tr>
            <w:tr w:rsidR="008F7561" w:rsidRPr="00204789" w14:paraId="6C5BFFE0" w14:textId="77777777" w:rsidTr="00AD3262">
              <w:trPr>
                <w:trHeight w:val="353"/>
              </w:trPr>
              <w:tc>
                <w:tcPr>
                  <w:tcW w:w="1738" w:type="dxa"/>
                  <w:tcBorders>
                    <w:top w:val="nil"/>
                    <w:left w:val="nil"/>
                    <w:bottom w:val="nil"/>
                    <w:right w:val="nil"/>
                  </w:tcBorders>
                  <w:noWrap/>
                  <w:vAlign w:val="bottom"/>
                  <w:hideMark/>
                </w:tcPr>
                <w:p w14:paraId="3F5BD4E9" w14:textId="77777777" w:rsidR="008F7561" w:rsidRPr="00204789" w:rsidRDefault="008F7561" w:rsidP="00AD3262">
                  <w:pPr>
                    <w:spacing w:line="240" w:lineRule="auto"/>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R2</w:t>
                  </w:r>
                </w:p>
              </w:tc>
              <w:tc>
                <w:tcPr>
                  <w:tcW w:w="1149" w:type="dxa"/>
                  <w:tcBorders>
                    <w:top w:val="nil"/>
                    <w:left w:val="nil"/>
                    <w:bottom w:val="nil"/>
                    <w:right w:val="nil"/>
                  </w:tcBorders>
                  <w:noWrap/>
                  <w:vAlign w:val="bottom"/>
                  <w:hideMark/>
                </w:tcPr>
                <w:p w14:paraId="4103B2C1" w14:textId="77777777" w:rsidR="008F7561" w:rsidRPr="00204789" w:rsidRDefault="008F7561" w:rsidP="00AD3262">
                  <w:pPr>
                    <w:spacing w:line="240" w:lineRule="auto"/>
                    <w:rPr>
                      <w:rFonts w:ascii="Times New Roman" w:eastAsia="Times New Roman" w:hAnsi="Times New Roman" w:cs="Times New Roman"/>
                      <w:color w:val="000000"/>
                      <w:sz w:val="24"/>
                      <w:szCs w:val="24"/>
                    </w:rPr>
                  </w:pPr>
                </w:p>
              </w:tc>
              <w:tc>
                <w:tcPr>
                  <w:tcW w:w="1246" w:type="dxa"/>
                  <w:tcBorders>
                    <w:top w:val="nil"/>
                    <w:left w:val="nil"/>
                    <w:bottom w:val="nil"/>
                    <w:right w:val="nil"/>
                  </w:tcBorders>
                  <w:noWrap/>
                  <w:vAlign w:val="center"/>
                  <w:hideMark/>
                </w:tcPr>
                <w:p w14:paraId="45ED7439" w14:textId="77777777" w:rsidR="008F7561" w:rsidRPr="00204789" w:rsidRDefault="008F7561" w:rsidP="00AD3262">
                  <w:pPr>
                    <w:spacing w:line="240" w:lineRule="auto"/>
                    <w:jc w:val="right"/>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0,95968</w:t>
                  </w:r>
                </w:p>
              </w:tc>
              <w:tc>
                <w:tcPr>
                  <w:tcW w:w="1134" w:type="dxa"/>
                  <w:tcBorders>
                    <w:top w:val="nil"/>
                    <w:left w:val="nil"/>
                    <w:bottom w:val="nil"/>
                    <w:right w:val="nil"/>
                  </w:tcBorders>
                  <w:noWrap/>
                  <w:vAlign w:val="center"/>
                  <w:hideMark/>
                </w:tcPr>
                <w:p w14:paraId="41908DF1" w14:textId="77777777" w:rsidR="008F7561" w:rsidRPr="00204789" w:rsidRDefault="008F7561" w:rsidP="00AD3262">
                  <w:pPr>
                    <w:spacing w:line="240" w:lineRule="auto"/>
                    <w:jc w:val="right"/>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0,96048</w:t>
                  </w:r>
                </w:p>
              </w:tc>
              <w:tc>
                <w:tcPr>
                  <w:tcW w:w="1134" w:type="dxa"/>
                  <w:tcBorders>
                    <w:top w:val="nil"/>
                    <w:left w:val="nil"/>
                    <w:bottom w:val="nil"/>
                    <w:right w:val="nil"/>
                  </w:tcBorders>
                  <w:noWrap/>
                  <w:vAlign w:val="center"/>
                  <w:hideMark/>
                </w:tcPr>
                <w:p w14:paraId="61A22B38" w14:textId="77777777" w:rsidR="008F7561" w:rsidRPr="00204789" w:rsidRDefault="008F7561" w:rsidP="00AD3262">
                  <w:pPr>
                    <w:spacing w:line="240" w:lineRule="auto"/>
                    <w:jc w:val="right"/>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0,96058</w:t>
                  </w:r>
                </w:p>
              </w:tc>
              <w:tc>
                <w:tcPr>
                  <w:tcW w:w="1417" w:type="dxa"/>
                  <w:tcBorders>
                    <w:top w:val="nil"/>
                    <w:left w:val="nil"/>
                    <w:bottom w:val="nil"/>
                    <w:right w:val="nil"/>
                  </w:tcBorders>
                  <w:noWrap/>
                  <w:vAlign w:val="center"/>
                  <w:hideMark/>
                </w:tcPr>
                <w:p w14:paraId="2560E6ED" w14:textId="77777777" w:rsidR="008F7561" w:rsidRPr="00204789" w:rsidRDefault="008F7561" w:rsidP="00AD3262">
                  <w:pPr>
                    <w:spacing w:line="240" w:lineRule="auto"/>
                    <w:jc w:val="right"/>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0,99422</w:t>
                  </w:r>
                </w:p>
              </w:tc>
              <w:tc>
                <w:tcPr>
                  <w:tcW w:w="1418" w:type="dxa"/>
                  <w:tcBorders>
                    <w:top w:val="nil"/>
                    <w:left w:val="nil"/>
                    <w:bottom w:val="nil"/>
                    <w:right w:val="nil"/>
                  </w:tcBorders>
                  <w:noWrap/>
                  <w:vAlign w:val="center"/>
                  <w:hideMark/>
                </w:tcPr>
                <w:p w14:paraId="1187D4F0" w14:textId="77777777" w:rsidR="008F7561" w:rsidRPr="00204789" w:rsidRDefault="008F7561" w:rsidP="00AD3262">
                  <w:pPr>
                    <w:spacing w:line="240" w:lineRule="auto"/>
                    <w:jc w:val="right"/>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0,99425</w:t>
                  </w:r>
                </w:p>
              </w:tc>
              <w:tc>
                <w:tcPr>
                  <w:tcW w:w="1415" w:type="dxa"/>
                  <w:tcBorders>
                    <w:top w:val="nil"/>
                    <w:left w:val="nil"/>
                    <w:bottom w:val="nil"/>
                    <w:right w:val="nil"/>
                  </w:tcBorders>
                  <w:noWrap/>
                  <w:vAlign w:val="center"/>
                  <w:hideMark/>
                </w:tcPr>
                <w:p w14:paraId="2300AF91" w14:textId="77777777" w:rsidR="008F7561" w:rsidRPr="00204789" w:rsidRDefault="008F7561" w:rsidP="00AD3262">
                  <w:pPr>
                    <w:spacing w:line="240" w:lineRule="auto"/>
                    <w:jc w:val="right"/>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0,99430</w:t>
                  </w:r>
                </w:p>
              </w:tc>
            </w:tr>
            <w:tr w:rsidR="008F7561" w:rsidRPr="00204789" w14:paraId="40B6C5F7" w14:textId="77777777" w:rsidTr="00AD3262">
              <w:trPr>
                <w:trHeight w:val="353"/>
              </w:trPr>
              <w:tc>
                <w:tcPr>
                  <w:tcW w:w="1738" w:type="dxa"/>
                  <w:tcBorders>
                    <w:top w:val="nil"/>
                    <w:left w:val="nil"/>
                    <w:bottom w:val="nil"/>
                    <w:right w:val="nil"/>
                  </w:tcBorders>
                  <w:noWrap/>
                  <w:vAlign w:val="bottom"/>
                  <w:hideMark/>
                </w:tcPr>
                <w:p w14:paraId="2074290A" w14:textId="77777777" w:rsidR="008F7561" w:rsidRPr="00204789" w:rsidRDefault="008F7561" w:rsidP="00AD3262">
                  <w:pPr>
                    <w:spacing w:line="240" w:lineRule="auto"/>
                    <w:rPr>
                      <w:rFonts w:ascii="Times New Roman" w:eastAsia="Times New Roman" w:hAnsi="Times New Roman" w:cs="Times New Roman"/>
                      <w:color w:val="000000"/>
                      <w:sz w:val="24"/>
                      <w:szCs w:val="24"/>
                    </w:rPr>
                  </w:pPr>
                  <w:proofErr w:type="spellStart"/>
                  <w:r w:rsidRPr="00204789">
                    <w:rPr>
                      <w:rFonts w:ascii="Times New Roman" w:eastAsia="Times New Roman" w:hAnsi="Times New Roman" w:cs="Times New Roman"/>
                      <w:color w:val="000000"/>
                      <w:sz w:val="24"/>
                      <w:szCs w:val="24"/>
                    </w:rPr>
                    <w:t>Within</w:t>
                  </w:r>
                  <w:proofErr w:type="spellEnd"/>
                  <w:r w:rsidRPr="00204789">
                    <w:rPr>
                      <w:rFonts w:ascii="Times New Roman" w:eastAsia="Times New Roman" w:hAnsi="Times New Roman" w:cs="Times New Roman"/>
                      <w:color w:val="000000"/>
                      <w:sz w:val="24"/>
                      <w:szCs w:val="24"/>
                    </w:rPr>
                    <w:t xml:space="preserve"> R2</w:t>
                  </w:r>
                </w:p>
              </w:tc>
              <w:tc>
                <w:tcPr>
                  <w:tcW w:w="1149" w:type="dxa"/>
                  <w:tcBorders>
                    <w:top w:val="nil"/>
                    <w:left w:val="nil"/>
                    <w:bottom w:val="nil"/>
                    <w:right w:val="nil"/>
                  </w:tcBorders>
                  <w:noWrap/>
                  <w:vAlign w:val="bottom"/>
                  <w:hideMark/>
                </w:tcPr>
                <w:p w14:paraId="2357376E" w14:textId="77777777" w:rsidR="008F7561" w:rsidRPr="00204789" w:rsidRDefault="008F7561" w:rsidP="00AD3262">
                  <w:pPr>
                    <w:spacing w:line="240" w:lineRule="auto"/>
                    <w:rPr>
                      <w:rFonts w:ascii="Times New Roman" w:eastAsia="Times New Roman" w:hAnsi="Times New Roman" w:cs="Times New Roman"/>
                      <w:color w:val="000000"/>
                      <w:sz w:val="24"/>
                      <w:szCs w:val="24"/>
                    </w:rPr>
                  </w:pPr>
                </w:p>
              </w:tc>
              <w:tc>
                <w:tcPr>
                  <w:tcW w:w="1246" w:type="dxa"/>
                  <w:tcBorders>
                    <w:top w:val="nil"/>
                    <w:left w:val="nil"/>
                    <w:bottom w:val="nil"/>
                    <w:right w:val="nil"/>
                  </w:tcBorders>
                  <w:noWrap/>
                  <w:vAlign w:val="center"/>
                  <w:hideMark/>
                </w:tcPr>
                <w:p w14:paraId="63F645C9" w14:textId="77777777" w:rsidR="008F7561" w:rsidRPr="00204789" w:rsidRDefault="008F7561" w:rsidP="00AD3262">
                  <w:pPr>
                    <w:spacing w:line="240" w:lineRule="auto"/>
                    <w:jc w:val="right"/>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0,08814</w:t>
                  </w:r>
                </w:p>
              </w:tc>
              <w:tc>
                <w:tcPr>
                  <w:tcW w:w="1134" w:type="dxa"/>
                  <w:tcBorders>
                    <w:top w:val="nil"/>
                    <w:left w:val="nil"/>
                    <w:bottom w:val="nil"/>
                    <w:right w:val="nil"/>
                  </w:tcBorders>
                  <w:noWrap/>
                  <w:vAlign w:val="center"/>
                  <w:hideMark/>
                </w:tcPr>
                <w:p w14:paraId="79E00D27" w14:textId="77777777" w:rsidR="008F7561" w:rsidRPr="00204789" w:rsidRDefault="008F7561" w:rsidP="00AD3262">
                  <w:pPr>
                    <w:spacing w:line="240" w:lineRule="auto"/>
                    <w:jc w:val="right"/>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0,10621</w:t>
                  </w:r>
                </w:p>
              </w:tc>
              <w:tc>
                <w:tcPr>
                  <w:tcW w:w="1134" w:type="dxa"/>
                  <w:tcBorders>
                    <w:top w:val="nil"/>
                    <w:left w:val="nil"/>
                    <w:bottom w:val="nil"/>
                    <w:right w:val="nil"/>
                  </w:tcBorders>
                  <w:noWrap/>
                  <w:vAlign w:val="center"/>
                  <w:hideMark/>
                </w:tcPr>
                <w:p w14:paraId="236588E8" w14:textId="77777777" w:rsidR="008F7561" w:rsidRPr="00204789" w:rsidRDefault="008F7561" w:rsidP="00AD3262">
                  <w:pPr>
                    <w:spacing w:line="240" w:lineRule="auto"/>
                    <w:jc w:val="right"/>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0,10831</w:t>
                  </w:r>
                </w:p>
              </w:tc>
              <w:tc>
                <w:tcPr>
                  <w:tcW w:w="1417" w:type="dxa"/>
                  <w:tcBorders>
                    <w:top w:val="nil"/>
                    <w:left w:val="nil"/>
                    <w:bottom w:val="nil"/>
                    <w:right w:val="nil"/>
                  </w:tcBorders>
                  <w:noWrap/>
                  <w:vAlign w:val="center"/>
                  <w:hideMark/>
                </w:tcPr>
                <w:p w14:paraId="0941E9F3" w14:textId="77777777" w:rsidR="008F7561" w:rsidRPr="00204789" w:rsidRDefault="008F7561" w:rsidP="00AD3262">
                  <w:pPr>
                    <w:spacing w:line="240" w:lineRule="auto"/>
                    <w:jc w:val="right"/>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0,00412</w:t>
                  </w:r>
                </w:p>
              </w:tc>
              <w:tc>
                <w:tcPr>
                  <w:tcW w:w="1418" w:type="dxa"/>
                  <w:tcBorders>
                    <w:top w:val="nil"/>
                    <w:left w:val="nil"/>
                    <w:bottom w:val="nil"/>
                    <w:right w:val="nil"/>
                  </w:tcBorders>
                  <w:noWrap/>
                  <w:vAlign w:val="center"/>
                  <w:hideMark/>
                </w:tcPr>
                <w:p w14:paraId="40B8D58F" w14:textId="77777777" w:rsidR="008F7561" w:rsidRPr="00204789" w:rsidRDefault="008F7561" w:rsidP="00AD3262">
                  <w:pPr>
                    <w:spacing w:line="240" w:lineRule="auto"/>
                    <w:jc w:val="right"/>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0,00953</w:t>
                  </w:r>
                </w:p>
              </w:tc>
              <w:tc>
                <w:tcPr>
                  <w:tcW w:w="1415" w:type="dxa"/>
                  <w:tcBorders>
                    <w:top w:val="nil"/>
                    <w:left w:val="nil"/>
                    <w:bottom w:val="nil"/>
                    <w:right w:val="nil"/>
                  </w:tcBorders>
                  <w:noWrap/>
                  <w:vAlign w:val="center"/>
                  <w:hideMark/>
                </w:tcPr>
                <w:p w14:paraId="0DE5B754" w14:textId="77777777" w:rsidR="008F7561" w:rsidRPr="00204789" w:rsidRDefault="008F7561" w:rsidP="00AD3262">
                  <w:pPr>
                    <w:spacing w:line="240" w:lineRule="auto"/>
                    <w:jc w:val="right"/>
                    <w:rPr>
                      <w:rFonts w:ascii="Times New Roman" w:eastAsia="Times New Roman" w:hAnsi="Times New Roman" w:cs="Times New Roman"/>
                      <w:color w:val="000000"/>
                      <w:sz w:val="24"/>
                      <w:szCs w:val="24"/>
                    </w:rPr>
                  </w:pPr>
                  <w:r w:rsidRPr="00204789">
                    <w:rPr>
                      <w:rFonts w:ascii="Times New Roman" w:eastAsia="Times New Roman" w:hAnsi="Times New Roman" w:cs="Times New Roman"/>
                      <w:color w:val="000000"/>
                      <w:sz w:val="24"/>
                      <w:szCs w:val="24"/>
                    </w:rPr>
                    <w:t>0,01753</w:t>
                  </w:r>
                </w:p>
              </w:tc>
            </w:tr>
          </w:tbl>
          <w:p w14:paraId="3ED57444" w14:textId="77777777" w:rsidR="008F7561" w:rsidRDefault="008F7561" w:rsidP="00AD3262">
            <w:pPr>
              <w:pStyle w:val="Pr-formataoHTML"/>
              <w:shd w:val="clear" w:color="auto" w:fill="FFFFFF"/>
              <w:spacing w:line="240" w:lineRule="atLeast"/>
            </w:pPr>
          </w:p>
        </w:tc>
      </w:tr>
    </w:tbl>
    <w:p w14:paraId="231D9FFE" w14:textId="77777777" w:rsidR="00A229AF" w:rsidRDefault="00A229AF" w:rsidP="00A229AF">
      <w:pPr>
        <w:spacing w:after="0" w:line="360" w:lineRule="auto"/>
        <w:ind w:firstLine="709"/>
        <w:jc w:val="both"/>
        <w:rPr>
          <w:rFonts w:ascii="Times New Roman" w:eastAsia="Times New Roman" w:hAnsi="Times New Roman" w:cs="Times New Roman"/>
          <w:sz w:val="24"/>
          <w:szCs w:val="24"/>
        </w:rPr>
      </w:pPr>
    </w:p>
    <w:p w14:paraId="6F837D53" w14:textId="77777777" w:rsidR="009E2120" w:rsidRPr="009E2120" w:rsidRDefault="009E2120" w:rsidP="009E2120">
      <w:pPr>
        <w:spacing w:after="0" w:line="360" w:lineRule="auto"/>
        <w:ind w:firstLine="709"/>
        <w:jc w:val="both"/>
        <w:rPr>
          <w:rFonts w:ascii="Times New Roman" w:eastAsia="Times New Roman" w:hAnsi="Times New Roman" w:cs="Times New Roman"/>
          <w:sz w:val="24"/>
          <w:szCs w:val="24"/>
        </w:rPr>
      </w:pPr>
      <w:r w:rsidRPr="009E2120">
        <w:rPr>
          <w:rFonts w:ascii="Times New Roman" w:eastAsia="Times New Roman" w:hAnsi="Times New Roman" w:cs="Times New Roman"/>
          <w:sz w:val="24"/>
          <w:szCs w:val="24"/>
        </w:rPr>
        <w:t>Quando a variável dependente passa a ser Renda em nível, os resultados mostram uma dinâmica distinta da observada para o IDHM. As variáveis em log associadas ao comércio noturno, especialmente o logaritmo do número de noturnos, apresentam coeficientes positivos e significativos em algumas especificações, sugerindo que maior presença de estabelecimentos noturnos se associa a níveis mais elevados de renda média local.</w:t>
      </w:r>
    </w:p>
    <w:p w14:paraId="35CE184B" w14:textId="77777777" w:rsidR="009E2120" w:rsidRPr="009E2120" w:rsidRDefault="009E2120" w:rsidP="009E2120">
      <w:pPr>
        <w:spacing w:after="0" w:line="360" w:lineRule="auto"/>
        <w:ind w:firstLine="709"/>
        <w:jc w:val="both"/>
        <w:rPr>
          <w:rFonts w:ascii="Times New Roman" w:eastAsia="Times New Roman" w:hAnsi="Times New Roman" w:cs="Times New Roman"/>
          <w:sz w:val="24"/>
          <w:szCs w:val="24"/>
        </w:rPr>
      </w:pPr>
      <w:r w:rsidRPr="009E2120">
        <w:rPr>
          <w:rFonts w:ascii="Times New Roman" w:eastAsia="Times New Roman" w:hAnsi="Times New Roman" w:cs="Times New Roman"/>
          <w:sz w:val="24"/>
          <w:szCs w:val="24"/>
        </w:rPr>
        <w:t>Esse resultado aponta para um possível efeito econômico de curto/médio prazo, em que a oferta noturna pode ampliar as oportunidades de emprego local, contribuindo para o aumento da renda média dos bairros. Em contraste, os efeitos sobre desenvolvimento humano amplo (IDHM) podem depender de mecanismos mais lentos e multidimensionais, que incluem componentes além da renda. Assim, os resultados sugerem que o comércio noturno pode contribuir para ganhos econômicos, ainda que isso não se traduza automaticamente em avanço do indicador agregado de desenvolvimento humano.</w:t>
      </w:r>
    </w:p>
    <w:p w14:paraId="05126BEB" w14:textId="3DEA96CC" w:rsidR="009E2120" w:rsidRPr="009E2120" w:rsidRDefault="009E2120" w:rsidP="009E2120">
      <w:pPr>
        <w:spacing w:after="0" w:line="360" w:lineRule="auto"/>
        <w:ind w:firstLine="709"/>
        <w:jc w:val="both"/>
        <w:rPr>
          <w:rFonts w:ascii="Times New Roman" w:eastAsia="Times New Roman" w:hAnsi="Times New Roman" w:cs="Times New Roman"/>
          <w:sz w:val="24"/>
          <w:szCs w:val="24"/>
        </w:rPr>
      </w:pPr>
      <w:r w:rsidRPr="009E2120">
        <w:rPr>
          <w:rFonts w:ascii="Times New Roman" w:eastAsia="Times New Roman" w:hAnsi="Times New Roman" w:cs="Times New Roman"/>
          <w:sz w:val="24"/>
          <w:szCs w:val="24"/>
        </w:rPr>
        <w:lastRenderedPageBreak/>
        <w:t xml:space="preserve">Já nos modelos com </w:t>
      </w:r>
      <w:proofErr w:type="gramStart"/>
      <w:r>
        <w:rPr>
          <w:rFonts w:ascii="Times New Roman" w:eastAsia="Times New Roman" w:hAnsi="Times New Roman" w:cs="Times New Roman"/>
          <w:sz w:val="24"/>
          <w:szCs w:val="24"/>
        </w:rPr>
        <w:t>l</w:t>
      </w:r>
      <w:r w:rsidRPr="009E2120">
        <w:rPr>
          <w:rFonts w:ascii="Times New Roman" w:eastAsia="Times New Roman" w:hAnsi="Times New Roman" w:cs="Times New Roman"/>
          <w:sz w:val="24"/>
          <w:szCs w:val="24"/>
        </w:rPr>
        <w:t>og(</w:t>
      </w:r>
      <w:proofErr w:type="gramEnd"/>
      <w:r w:rsidRPr="009E2120">
        <w:rPr>
          <w:rFonts w:ascii="Times New Roman" w:eastAsia="Times New Roman" w:hAnsi="Times New Roman" w:cs="Times New Roman"/>
          <w:sz w:val="24"/>
          <w:szCs w:val="24"/>
        </w:rPr>
        <w:t xml:space="preserve">Renda) como variável dependente, os coeficientes das variáveis explicativas perdem robustez estatística em parte das especificações. Em termos substantivos, os resultados em </w:t>
      </w:r>
      <w:proofErr w:type="gramStart"/>
      <w:r>
        <w:rPr>
          <w:rFonts w:ascii="Times New Roman" w:eastAsia="Times New Roman" w:hAnsi="Times New Roman" w:cs="Times New Roman"/>
          <w:sz w:val="24"/>
          <w:szCs w:val="24"/>
        </w:rPr>
        <w:t>l</w:t>
      </w:r>
      <w:r w:rsidRPr="009E2120">
        <w:rPr>
          <w:rFonts w:ascii="Times New Roman" w:eastAsia="Times New Roman" w:hAnsi="Times New Roman" w:cs="Times New Roman"/>
          <w:sz w:val="24"/>
          <w:szCs w:val="24"/>
        </w:rPr>
        <w:t>og(</w:t>
      </w:r>
      <w:proofErr w:type="gramEnd"/>
      <w:r w:rsidRPr="009E2120">
        <w:rPr>
          <w:rFonts w:ascii="Times New Roman" w:eastAsia="Times New Roman" w:hAnsi="Times New Roman" w:cs="Times New Roman"/>
          <w:sz w:val="24"/>
          <w:szCs w:val="24"/>
        </w:rPr>
        <w:t>Renda) reforçam a necessidade de cautela interpretativa: há sinais de associação positiva em algumas especificações, mas a estabilidade desses efeitos diminui quando a renda é transformada em log e quando os controles são ampliados. Portanto, a leitura mais prudente é que existe evidência de vínculo entre o comércio noturno e a renda, porém sensível à forma funcional adotada.</w:t>
      </w:r>
    </w:p>
    <w:p w14:paraId="2044DDD2" w14:textId="301C6143" w:rsidR="009E2120" w:rsidRPr="009E2120" w:rsidRDefault="009E2120" w:rsidP="009E2120">
      <w:pPr>
        <w:spacing w:after="0" w:line="360" w:lineRule="auto"/>
        <w:ind w:firstLine="709"/>
        <w:jc w:val="both"/>
        <w:rPr>
          <w:rFonts w:ascii="Times New Roman" w:eastAsia="Times New Roman" w:hAnsi="Times New Roman" w:cs="Times New Roman"/>
          <w:sz w:val="24"/>
          <w:szCs w:val="24"/>
        </w:rPr>
      </w:pPr>
      <w:r w:rsidRPr="009E2120">
        <w:rPr>
          <w:rFonts w:ascii="Times New Roman" w:eastAsia="Times New Roman" w:hAnsi="Times New Roman" w:cs="Times New Roman"/>
          <w:sz w:val="24"/>
          <w:szCs w:val="24"/>
        </w:rPr>
        <w:t xml:space="preserve">Esse comportamento, em conjunto com o </w:t>
      </w:r>
      <w:proofErr w:type="spellStart"/>
      <w:r>
        <w:rPr>
          <w:rFonts w:ascii="Times New Roman" w:eastAsia="Times New Roman" w:hAnsi="Times New Roman" w:cs="Times New Roman"/>
          <w:sz w:val="24"/>
          <w:szCs w:val="24"/>
        </w:rPr>
        <w:t>w</w:t>
      </w:r>
      <w:r w:rsidRPr="009E2120">
        <w:rPr>
          <w:rFonts w:ascii="Times New Roman" w:eastAsia="Times New Roman" w:hAnsi="Times New Roman" w:cs="Times New Roman"/>
          <w:sz w:val="24"/>
          <w:szCs w:val="24"/>
        </w:rPr>
        <w:t>ithin</w:t>
      </w:r>
      <w:proofErr w:type="spellEnd"/>
      <w:r w:rsidRPr="009E2120">
        <w:rPr>
          <w:rFonts w:ascii="Times New Roman" w:eastAsia="Times New Roman" w:hAnsi="Times New Roman" w:cs="Times New Roman"/>
          <w:sz w:val="24"/>
          <w:szCs w:val="24"/>
        </w:rPr>
        <w:t xml:space="preserve"> R² reduzido, sugere que grande parte do poder explicativo decorre de diferenças fixas entre bairros, e não de variações temporais das variáveis </w:t>
      </w:r>
      <w:r>
        <w:rPr>
          <w:rFonts w:ascii="Times New Roman" w:eastAsia="Times New Roman" w:hAnsi="Times New Roman" w:cs="Times New Roman"/>
          <w:sz w:val="24"/>
          <w:szCs w:val="24"/>
        </w:rPr>
        <w:t>–</w:t>
      </w:r>
      <w:r w:rsidRPr="009E2120">
        <w:rPr>
          <w:rFonts w:ascii="Times New Roman" w:eastAsia="Times New Roman" w:hAnsi="Times New Roman" w:cs="Times New Roman"/>
          <w:sz w:val="24"/>
          <w:szCs w:val="24"/>
        </w:rPr>
        <w:t xml:space="preserve"> mesmo resultado encontrado no modelo que usava o IDHM como variável dependente </w:t>
      </w:r>
      <w:r>
        <w:rPr>
          <w:rFonts w:ascii="Times New Roman" w:eastAsia="Times New Roman" w:hAnsi="Times New Roman" w:cs="Times New Roman"/>
          <w:sz w:val="24"/>
          <w:szCs w:val="24"/>
        </w:rPr>
        <w:t>–</w:t>
      </w:r>
      <w:r w:rsidRPr="009E2120">
        <w:rPr>
          <w:rFonts w:ascii="Times New Roman" w:eastAsia="Times New Roman" w:hAnsi="Times New Roman" w:cs="Times New Roman"/>
          <w:sz w:val="24"/>
          <w:szCs w:val="24"/>
        </w:rPr>
        <w:t>, indicando mais uma vez a influência do processo de formação das estruturas dos bairros.</w:t>
      </w:r>
    </w:p>
    <w:p w14:paraId="5F1DB65E" w14:textId="6F15DCF0" w:rsidR="00985953" w:rsidRDefault="00985953" w:rsidP="009E2120">
      <w:pPr>
        <w:spacing w:after="0" w:line="360" w:lineRule="auto"/>
        <w:ind w:firstLine="709"/>
        <w:jc w:val="both"/>
        <w:rPr>
          <w:rFonts w:ascii="Times New Roman" w:eastAsia="Times New Roman" w:hAnsi="Times New Roman" w:cs="Times New Roman"/>
          <w:sz w:val="24"/>
          <w:szCs w:val="24"/>
        </w:rPr>
      </w:pPr>
    </w:p>
    <w:p w14:paraId="0C84803F" w14:textId="77777777" w:rsidR="008F7561" w:rsidRDefault="008F7561" w:rsidP="00985953">
      <w:pPr>
        <w:pStyle w:val="Ttulo2"/>
        <w:spacing w:before="0" w:after="0" w:line="360" w:lineRule="auto"/>
        <w:ind w:right="0"/>
        <w:jc w:val="both"/>
        <w:rPr>
          <w:b w:val="0"/>
          <w:bCs w:val="0"/>
        </w:rPr>
      </w:pPr>
      <w:bookmarkStart w:id="146" w:name="_Toc228268380"/>
      <w:r>
        <w:rPr>
          <w:b w:val="0"/>
          <w:bCs w:val="0"/>
        </w:rPr>
        <w:t>5.3 DISCUSSÕES FINAIS</w:t>
      </w:r>
      <w:bookmarkEnd w:id="146"/>
    </w:p>
    <w:p w14:paraId="0D0A6EB5" w14:textId="77777777" w:rsidR="00624DDC" w:rsidRPr="00624DDC" w:rsidRDefault="00624DDC" w:rsidP="00624DDC">
      <w:pPr>
        <w:spacing w:after="0" w:line="360" w:lineRule="auto"/>
        <w:ind w:firstLine="709"/>
        <w:jc w:val="both"/>
        <w:rPr>
          <w:rFonts w:ascii="Times New Roman" w:eastAsia="Times New Roman" w:hAnsi="Times New Roman" w:cs="Times New Roman"/>
          <w:sz w:val="24"/>
          <w:szCs w:val="24"/>
        </w:rPr>
      </w:pPr>
      <w:r w:rsidRPr="00624DDC">
        <w:rPr>
          <w:rFonts w:ascii="Times New Roman" w:eastAsia="Times New Roman" w:hAnsi="Times New Roman" w:cs="Times New Roman"/>
          <w:sz w:val="24"/>
          <w:szCs w:val="24"/>
        </w:rPr>
        <w:t>Esta seção retoma e pretende responder à pergunta central deste trabalho: em que medida o comércio noturno está associado ao desenvolvimento socioeconômico dos bairros de Porto Alegre? Os resultados encontrados revelam que o comércio noturno possui associação com o desenvolvimento socioeconômico dos bairros de Porto Alegre, mas também mostram que essa associação é complexa, tendo resultados diferentes em diferentes localidades. Por um lado, a expansão do comércio noturno apresentou correlação positiva e estatisticamente significativa com a renda média dos bairros, sugerindo que o setor contribui para a dinamização econômica local. Por outro, observa-se associação negativa com o Índice de Desenvolvimento Humano Municipal (IDHM), indicando que esse dinamismo econômico não se traduz, no recorte analisado, em ganhos amplos de desenvolvimento humano, o que pode ser um efeito da causalidade reversa. Dessa forma, o comércio noturno está positivamente associado à geração de renda nos bairros, mas negativamente associado a indicadores agregados de desenvolvimento humano. Esse resultado é interpretado por meio do referencial teórico construído ao longo do trabalho.</w:t>
      </w:r>
    </w:p>
    <w:p w14:paraId="42A9627F" w14:textId="77777777" w:rsidR="00624DDC" w:rsidRPr="00624DDC" w:rsidRDefault="00624DDC" w:rsidP="00624DDC">
      <w:pPr>
        <w:spacing w:after="0" w:line="360" w:lineRule="auto"/>
        <w:ind w:firstLine="709"/>
        <w:jc w:val="both"/>
        <w:rPr>
          <w:rFonts w:ascii="Times New Roman" w:eastAsia="Times New Roman" w:hAnsi="Times New Roman" w:cs="Times New Roman"/>
          <w:sz w:val="24"/>
          <w:szCs w:val="24"/>
        </w:rPr>
      </w:pPr>
      <w:r w:rsidRPr="00624DDC">
        <w:rPr>
          <w:rFonts w:ascii="Times New Roman" w:eastAsia="Times New Roman" w:hAnsi="Times New Roman" w:cs="Times New Roman"/>
          <w:sz w:val="24"/>
          <w:szCs w:val="24"/>
        </w:rPr>
        <w:t xml:space="preserve">Do ponto de vista da Economia Urbana, a literatura clássica sugere que a concentração de atividades em determinados espaços é, em princípio, geradora de ganhos de aglomeração, isto é, de benefícios derivados da proximidade entre pessoas, firmas e serviços (O'SULLIVAN, 2011; GLAESER, 2011). Essa perspectiva, fundamentada nos trabalhos pioneiros de Von </w:t>
      </w:r>
      <w:proofErr w:type="spellStart"/>
      <w:r w:rsidRPr="00624DDC">
        <w:rPr>
          <w:rFonts w:ascii="Times New Roman" w:eastAsia="Times New Roman" w:hAnsi="Times New Roman" w:cs="Times New Roman"/>
          <w:sz w:val="24"/>
          <w:szCs w:val="24"/>
        </w:rPr>
        <w:t>Thünen</w:t>
      </w:r>
      <w:proofErr w:type="spellEnd"/>
      <w:r w:rsidRPr="00624DDC">
        <w:rPr>
          <w:rFonts w:ascii="Times New Roman" w:eastAsia="Times New Roman" w:hAnsi="Times New Roman" w:cs="Times New Roman"/>
          <w:sz w:val="24"/>
          <w:szCs w:val="24"/>
        </w:rPr>
        <w:t xml:space="preserve"> (1826), Alonso (1964), Mills (1967) e </w:t>
      </w:r>
      <w:proofErr w:type="spellStart"/>
      <w:r w:rsidRPr="00624DDC">
        <w:rPr>
          <w:rFonts w:ascii="Times New Roman" w:eastAsia="Times New Roman" w:hAnsi="Times New Roman" w:cs="Times New Roman"/>
          <w:sz w:val="24"/>
          <w:szCs w:val="24"/>
        </w:rPr>
        <w:t>Muth</w:t>
      </w:r>
      <w:proofErr w:type="spellEnd"/>
      <w:r w:rsidRPr="00624DDC">
        <w:rPr>
          <w:rFonts w:ascii="Times New Roman" w:eastAsia="Times New Roman" w:hAnsi="Times New Roman" w:cs="Times New Roman"/>
          <w:sz w:val="24"/>
          <w:szCs w:val="24"/>
        </w:rPr>
        <w:t xml:space="preserve"> (1969), e formalizada na Nova Geografia Econômica de Krugman (1991), oferece o arcabouço analítico que ajuda a interpretar a </w:t>
      </w:r>
      <w:r w:rsidRPr="00624DDC">
        <w:rPr>
          <w:rFonts w:ascii="Times New Roman" w:eastAsia="Times New Roman" w:hAnsi="Times New Roman" w:cs="Times New Roman"/>
          <w:sz w:val="24"/>
          <w:szCs w:val="24"/>
        </w:rPr>
        <w:lastRenderedPageBreak/>
        <w:t xml:space="preserve">associação positiva entre comércio noturno e renda média encontrada nos modelos. A expansão das atividades noturnas, ao ampliar o tempo de uso do espaço urbano e diversificar os circuitos de consumo e sociabilidade, intensifica os fluxos econômicos locais e cria oportunidades de emprego em segmentos como alimentação, cultura e entretenimento. Esse achado é coerente com a leitura de Roberts e </w:t>
      </w:r>
      <w:proofErr w:type="spellStart"/>
      <w:r w:rsidRPr="00624DDC">
        <w:rPr>
          <w:rFonts w:ascii="Times New Roman" w:eastAsia="Times New Roman" w:hAnsi="Times New Roman" w:cs="Times New Roman"/>
          <w:sz w:val="24"/>
          <w:szCs w:val="24"/>
        </w:rPr>
        <w:t>Eldridge</w:t>
      </w:r>
      <w:proofErr w:type="spellEnd"/>
      <w:r w:rsidRPr="00624DDC">
        <w:rPr>
          <w:rFonts w:ascii="Times New Roman" w:eastAsia="Times New Roman" w:hAnsi="Times New Roman" w:cs="Times New Roman"/>
          <w:sz w:val="24"/>
          <w:szCs w:val="24"/>
        </w:rPr>
        <w:t xml:space="preserve"> (2009), que identificam o setor noturno como componente relevante do desenvolvimento urbano contemporâneo, e dialoga com a noção de Jacobs (1961) e </w:t>
      </w:r>
      <w:proofErr w:type="spellStart"/>
      <w:r w:rsidRPr="00624DDC">
        <w:rPr>
          <w:rFonts w:ascii="Times New Roman" w:eastAsia="Times New Roman" w:hAnsi="Times New Roman" w:cs="Times New Roman"/>
          <w:sz w:val="24"/>
          <w:szCs w:val="24"/>
        </w:rPr>
        <w:t>Gehl</w:t>
      </w:r>
      <w:proofErr w:type="spellEnd"/>
      <w:r w:rsidRPr="00624DDC">
        <w:rPr>
          <w:rFonts w:ascii="Times New Roman" w:eastAsia="Times New Roman" w:hAnsi="Times New Roman" w:cs="Times New Roman"/>
          <w:sz w:val="24"/>
          <w:szCs w:val="24"/>
        </w:rPr>
        <w:t xml:space="preserve"> (2014) de que a diversidade de usos ao longo do tempo e a permanência continuada de pessoas no espaço público fortalecem a economia e a convivência nas cidades. Em uma cidade </w:t>
      </w:r>
      <w:proofErr w:type="spellStart"/>
      <w:r w:rsidRPr="00624DDC">
        <w:rPr>
          <w:rFonts w:ascii="Times New Roman" w:eastAsia="Times New Roman" w:hAnsi="Times New Roman" w:cs="Times New Roman"/>
          <w:sz w:val="24"/>
          <w:szCs w:val="24"/>
        </w:rPr>
        <w:t>policêntrica</w:t>
      </w:r>
      <w:proofErr w:type="spellEnd"/>
      <w:r w:rsidRPr="00624DDC">
        <w:rPr>
          <w:rFonts w:ascii="Times New Roman" w:eastAsia="Times New Roman" w:hAnsi="Times New Roman" w:cs="Times New Roman"/>
          <w:sz w:val="24"/>
          <w:szCs w:val="24"/>
        </w:rPr>
        <w:t xml:space="preserve"> como Porto Alegre (PESSOA, 2011; RICE, 2009; SOARES; FEDOZZI, 2016), o comércio noturno se distribui por múltiplos subcentros, cada um com perfil próprio de consumo, conforme observado nos dados de alvarás analisados no Capítulo 3.</w:t>
      </w:r>
    </w:p>
    <w:p w14:paraId="600118A0" w14:textId="77777777" w:rsidR="007C452B" w:rsidRPr="007C452B" w:rsidRDefault="007C452B" w:rsidP="007C452B">
      <w:pPr>
        <w:spacing w:after="0" w:line="360" w:lineRule="auto"/>
        <w:ind w:firstLine="709"/>
        <w:jc w:val="both"/>
        <w:rPr>
          <w:rFonts w:ascii="Times New Roman" w:eastAsia="Times New Roman" w:hAnsi="Times New Roman" w:cs="Times New Roman"/>
          <w:sz w:val="24"/>
          <w:szCs w:val="24"/>
        </w:rPr>
      </w:pPr>
      <w:r w:rsidRPr="007C452B">
        <w:rPr>
          <w:rFonts w:ascii="Times New Roman" w:eastAsia="Times New Roman" w:hAnsi="Times New Roman" w:cs="Times New Roman"/>
          <w:sz w:val="24"/>
          <w:szCs w:val="24"/>
        </w:rPr>
        <w:t xml:space="preserve">Contudo, o efeito negativo sobre o IDHM sinaliza que esse dinamismo econômico não se traduz em desenvolvimento humano amplo. Essa diferenciação encontra explicação na perspectiva de </w:t>
      </w:r>
      <w:proofErr w:type="spellStart"/>
      <w:r w:rsidRPr="007C452B">
        <w:rPr>
          <w:rFonts w:ascii="Times New Roman" w:eastAsia="Times New Roman" w:hAnsi="Times New Roman" w:cs="Times New Roman"/>
          <w:sz w:val="24"/>
          <w:szCs w:val="24"/>
        </w:rPr>
        <w:t>Sen</w:t>
      </w:r>
      <w:proofErr w:type="spellEnd"/>
      <w:r w:rsidRPr="007C452B">
        <w:rPr>
          <w:rFonts w:ascii="Times New Roman" w:eastAsia="Times New Roman" w:hAnsi="Times New Roman" w:cs="Times New Roman"/>
          <w:sz w:val="24"/>
          <w:szCs w:val="24"/>
        </w:rPr>
        <w:t xml:space="preserve"> (2010), reforçada pelo PNUD (2024), segundo a qual o desenvolvimento humano não se reduz ao crescimento da renda, mas sim à expansão das capacitações dos indivíduos. Cruz e Tenório (2020) oferecem uma explicação compatível ao observar que a apropriação dos espaços públicos à noite frequentemente ocorre em meio a disputas envolvendo segurança, ruído e limpeza urbana, gerando externalidades negativas que afetam a qualidade de vida dos residentes, especialmente em bairros onde usos residenciais e noturnos coexistem de forma intensa. Esse fenômeno é o que </w:t>
      </w:r>
      <w:proofErr w:type="spellStart"/>
      <w:r w:rsidRPr="007C452B">
        <w:rPr>
          <w:rFonts w:ascii="Times New Roman" w:eastAsia="Times New Roman" w:hAnsi="Times New Roman" w:cs="Times New Roman"/>
          <w:sz w:val="24"/>
          <w:szCs w:val="24"/>
        </w:rPr>
        <w:t>Gehl</w:t>
      </w:r>
      <w:proofErr w:type="spellEnd"/>
      <w:r w:rsidRPr="007C452B">
        <w:rPr>
          <w:rFonts w:ascii="Times New Roman" w:eastAsia="Times New Roman" w:hAnsi="Times New Roman" w:cs="Times New Roman"/>
          <w:sz w:val="24"/>
          <w:szCs w:val="24"/>
        </w:rPr>
        <w:t xml:space="preserve"> (2014) identifica como o desafio do planejamento urbano: embora atividades como bares, restaurantes e espaços culturais contribuam para a segurança das ruas por meio da vigilância informal do espaço público, sua expansão desordenada pode gerar ruído, pressão sobre a mobilidade e deterioração do bem-estar. No caso de Porto Alegre, esse fenômeno é especialmente observável na Cidade Baixa, onde a intensidade da vida noturna convive com conflitos recorrentes de vizinhança e com a ocupação massiva das calçadas (FONSECA, 2006).</w:t>
      </w:r>
    </w:p>
    <w:p w14:paraId="5E5788D5" w14:textId="77777777" w:rsidR="007C452B" w:rsidRPr="007C452B" w:rsidRDefault="007C452B" w:rsidP="007C452B">
      <w:pPr>
        <w:spacing w:after="0" w:line="360" w:lineRule="auto"/>
        <w:ind w:firstLine="709"/>
        <w:jc w:val="both"/>
        <w:rPr>
          <w:rFonts w:ascii="Times New Roman" w:eastAsia="Times New Roman" w:hAnsi="Times New Roman" w:cs="Times New Roman"/>
          <w:sz w:val="24"/>
          <w:szCs w:val="24"/>
        </w:rPr>
      </w:pPr>
      <w:r w:rsidRPr="007C452B">
        <w:rPr>
          <w:rFonts w:ascii="Times New Roman" w:eastAsia="Times New Roman" w:hAnsi="Times New Roman" w:cs="Times New Roman"/>
          <w:sz w:val="24"/>
          <w:szCs w:val="24"/>
        </w:rPr>
        <w:t xml:space="preserve">Do ponto de vista do uso social do espaço, Lefebvre (2004) e Harvey (2005, 2008) ajudam a entender esses resultados. Para Lefebvre, a cidade pode ser compreendida tanto como obra quanto como produto, subordinada ao valor de troca e aos interesses do capital; assim, a expansão do comércio noturno em determinadas áreas pode reforçar essa subordinação, transformando bairros antes ocupados por sociabilidades populares em territórios cada vez mais orientados ao consumo qualificado. Harvey (2008), por sua vez, descreve esse movimento como um processo de valorização seletiva do espaço, em que certos bairros concentram investimentos, atraem consumidores de maior poder aquisitivo e elevam a renda local, mas isso </w:t>
      </w:r>
      <w:r w:rsidRPr="007C452B">
        <w:rPr>
          <w:rFonts w:ascii="Times New Roman" w:eastAsia="Times New Roman" w:hAnsi="Times New Roman" w:cs="Times New Roman"/>
          <w:sz w:val="24"/>
          <w:szCs w:val="24"/>
        </w:rPr>
        <w:lastRenderedPageBreak/>
        <w:t>não implica necessariamente melhora das condições de vida da população residente. Ao contrário, pode intensificar processos de valorização imobiliária excludente e pressionar a saída de moradores de menor renda, fenômeno que Smith (1996) identifica como gentrificação. Esse processo remete às contribuições de Santos (2006) e Singer (1977), que demonstram que o desenvolvimento urbano brasileiro é historicamente marcado por assimetrias entre bairros centrais e periféricos. Assim, a concentração do comércio noturno em determinadas áreas acompanha os diferenciais de infraestrutura, acessibilidade e renda que estruturam o espaço urbano de forma desigual, em consonância com os modelos clássicos de localização e renda da terra (FREITAS, 2011).</w:t>
      </w:r>
    </w:p>
    <w:p w14:paraId="32B973B9" w14:textId="77777777" w:rsidR="007C452B" w:rsidRPr="007C452B" w:rsidRDefault="007C452B" w:rsidP="007C452B">
      <w:pPr>
        <w:spacing w:after="0" w:line="360" w:lineRule="auto"/>
        <w:ind w:firstLine="709"/>
        <w:jc w:val="both"/>
        <w:rPr>
          <w:rFonts w:ascii="Times New Roman" w:eastAsia="Times New Roman" w:hAnsi="Times New Roman" w:cs="Times New Roman"/>
          <w:sz w:val="24"/>
          <w:szCs w:val="24"/>
        </w:rPr>
      </w:pPr>
      <w:r w:rsidRPr="007C452B">
        <w:rPr>
          <w:rFonts w:ascii="Times New Roman" w:eastAsia="Times New Roman" w:hAnsi="Times New Roman" w:cs="Times New Roman"/>
          <w:sz w:val="24"/>
          <w:szCs w:val="24"/>
        </w:rPr>
        <w:t>A comparação entre os bairros Cidade Baixa e Moinhos de Vento, apresentada no Capítulo 3, ilustra empiricamente a dualidade descrita por Santos (2006) e Singer (1977) ao tratarem do processo de urbanização. Ambos os bairros apresentaram expansão expressiva do comércio noturno entre 2000 e 2010. A Cidade Baixa passou de 62 para 215 estabelecimentos, enquanto o Moinhos de Vento passou de 64 para 200 estabelecimentos. Apesar da magnitude semelhante na expansão do setor, os indicadores socioeconômicos mostram trajetórias bastante distintas. No Moinhos de Vento, território historicamente associado a grupos de alta renda (DREISSIG, 2022) e marcado por oferta noturna voltada a restaurantes, cafés e estabelecimentos especializados (FONSECA, 2006), a renda média do trabalho saltou de R$ 4.641,00 para R$ 7.216,00 e o IDHM evoluiu de 0,93 para 0,96, partindo de um patamar já elevado. Na Cidade Baixa, bairro de forte identidade como parte da cultura popular, formado historicamente pela presença de imigrantes, artesãos e população negra (CARVALHO, 2013), a renda média variou de R$ 2.242,88 para R$ 2.586,31 e o IDHM passou de 0,88 para 0,93. Embora a Cidade Baixa tenha apresentado avanço relativo mais expressivo no IDHM, o Moinhos de Vento ampliou consideravelmente sua vantagem em termos de renda absoluta, evidenciando que a expansão do comércio noturno produz efeitos distintos conforme o perfil socioeconômico preexistente do bairro.</w:t>
      </w:r>
    </w:p>
    <w:p w14:paraId="31FA9777" w14:textId="77777777" w:rsidR="007C452B" w:rsidRPr="007C452B" w:rsidRDefault="007C452B" w:rsidP="007C452B">
      <w:pPr>
        <w:spacing w:after="0" w:line="360" w:lineRule="auto"/>
        <w:ind w:firstLine="709"/>
        <w:jc w:val="both"/>
        <w:rPr>
          <w:rFonts w:ascii="Times New Roman" w:eastAsia="Times New Roman" w:hAnsi="Times New Roman" w:cs="Times New Roman"/>
          <w:sz w:val="24"/>
          <w:szCs w:val="24"/>
        </w:rPr>
      </w:pPr>
      <w:r w:rsidRPr="007C452B">
        <w:rPr>
          <w:rFonts w:ascii="Times New Roman" w:eastAsia="Times New Roman" w:hAnsi="Times New Roman" w:cs="Times New Roman"/>
          <w:sz w:val="24"/>
          <w:szCs w:val="24"/>
        </w:rPr>
        <w:t>Esse contraste sugere que a economia noturna se articula de maneira diferenciada com o desenvolvimento dos bairros. Em territórios de renda elevada, o comércio noturno opera prioritariamente como vetor de consumo qualificado e valorização imobiliária; em territórios de perfil mais popular, atua como elemento de dinamização cultural e social, com efeitos mais distribuídos sobre as dimensões do desenvolvimento humano. Em ambos os casos, a expansão do comércio noturno é acompanhada por crescimento desigual, em linha com o que Santos (2006) e Harvey (2008) descrevem como produção desigual do espaço urbano.</w:t>
      </w:r>
    </w:p>
    <w:p w14:paraId="1028DDE6" w14:textId="5D491B09" w:rsidR="007C452B" w:rsidRPr="007C452B" w:rsidRDefault="007C452B" w:rsidP="007C452B">
      <w:pPr>
        <w:spacing w:after="0" w:line="360" w:lineRule="auto"/>
        <w:ind w:firstLine="709"/>
        <w:jc w:val="both"/>
        <w:rPr>
          <w:rFonts w:ascii="Times New Roman" w:eastAsia="Times New Roman" w:hAnsi="Times New Roman" w:cs="Times New Roman"/>
          <w:sz w:val="24"/>
          <w:szCs w:val="24"/>
        </w:rPr>
      </w:pPr>
      <w:r w:rsidRPr="007C452B">
        <w:rPr>
          <w:rFonts w:ascii="Times New Roman" w:eastAsia="Times New Roman" w:hAnsi="Times New Roman" w:cs="Times New Roman"/>
          <w:sz w:val="24"/>
          <w:szCs w:val="24"/>
        </w:rPr>
        <w:lastRenderedPageBreak/>
        <w:t xml:space="preserve">Os indicadores de ajuste dos modelos reforçam essa leitura estrutural dos resultados. Em todas as especificações estimadas, observou-se um padrão semelhante. O R² total apresentou valores muito elevados, próximos de 0,98 nos modelos do IDHM e superiores a 0,99 nos modelos de </w:t>
      </w:r>
      <w:proofErr w:type="gramStart"/>
      <w:r w:rsidR="001176DC">
        <w:rPr>
          <w:rFonts w:ascii="Times New Roman" w:eastAsia="Times New Roman" w:hAnsi="Times New Roman" w:cs="Times New Roman"/>
          <w:sz w:val="24"/>
          <w:szCs w:val="24"/>
        </w:rPr>
        <w:t>l</w:t>
      </w:r>
      <w:r w:rsidRPr="007C452B">
        <w:rPr>
          <w:rFonts w:ascii="Times New Roman" w:eastAsia="Times New Roman" w:hAnsi="Times New Roman" w:cs="Times New Roman"/>
          <w:sz w:val="24"/>
          <w:szCs w:val="24"/>
        </w:rPr>
        <w:t>og(</w:t>
      </w:r>
      <w:proofErr w:type="gramEnd"/>
      <w:r w:rsidRPr="007C452B">
        <w:rPr>
          <w:rFonts w:ascii="Times New Roman" w:eastAsia="Times New Roman" w:hAnsi="Times New Roman" w:cs="Times New Roman"/>
          <w:sz w:val="24"/>
          <w:szCs w:val="24"/>
        </w:rPr>
        <w:t xml:space="preserve">Renda), enquanto o </w:t>
      </w:r>
      <w:proofErr w:type="spellStart"/>
      <w:r w:rsidR="001176DC">
        <w:rPr>
          <w:rFonts w:ascii="Times New Roman" w:eastAsia="Times New Roman" w:hAnsi="Times New Roman" w:cs="Times New Roman"/>
          <w:sz w:val="24"/>
          <w:szCs w:val="24"/>
        </w:rPr>
        <w:t>w</w:t>
      </w:r>
      <w:r w:rsidRPr="007C452B">
        <w:rPr>
          <w:rFonts w:ascii="Times New Roman" w:eastAsia="Times New Roman" w:hAnsi="Times New Roman" w:cs="Times New Roman"/>
          <w:sz w:val="24"/>
          <w:szCs w:val="24"/>
        </w:rPr>
        <w:t>ithin</w:t>
      </w:r>
      <w:proofErr w:type="spellEnd"/>
      <w:r w:rsidRPr="007C452B">
        <w:rPr>
          <w:rFonts w:ascii="Times New Roman" w:eastAsia="Times New Roman" w:hAnsi="Times New Roman" w:cs="Times New Roman"/>
          <w:sz w:val="24"/>
          <w:szCs w:val="24"/>
        </w:rPr>
        <w:t xml:space="preserve"> R² permaneceu menor. Nos modelos do IDHM, o </w:t>
      </w:r>
      <w:proofErr w:type="spellStart"/>
      <w:r w:rsidR="001176DC">
        <w:rPr>
          <w:rFonts w:ascii="Times New Roman" w:eastAsia="Times New Roman" w:hAnsi="Times New Roman" w:cs="Times New Roman"/>
          <w:sz w:val="24"/>
          <w:szCs w:val="24"/>
        </w:rPr>
        <w:t>w</w:t>
      </w:r>
      <w:r w:rsidRPr="007C452B">
        <w:rPr>
          <w:rFonts w:ascii="Times New Roman" w:eastAsia="Times New Roman" w:hAnsi="Times New Roman" w:cs="Times New Roman"/>
          <w:sz w:val="24"/>
          <w:szCs w:val="24"/>
        </w:rPr>
        <w:t>ithin</w:t>
      </w:r>
      <w:proofErr w:type="spellEnd"/>
      <w:r w:rsidRPr="007C452B">
        <w:rPr>
          <w:rFonts w:ascii="Times New Roman" w:eastAsia="Times New Roman" w:hAnsi="Times New Roman" w:cs="Times New Roman"/>
          <w:sz w:val="24"/>
          <w:szCs w:val="24"/>
        </w:rPr>
        <w:t xml:space="preserve"> R² variou entre 0,05 e 0,16, indicando que apenas uma pequena fração da variação do índice é explicada pelas mudanças temporais nas variáveis explicativas dentro de cada bairro. Já nos modelos de </w:t>
      </w:r>
      <w:proofErr w:type="gramStart"/>
      <w:r w:rsidR="001176DC">
        <w:rPr>
          <w:rFonts w:ascii="Times New Roman" w:eastAsia="Times New Roman" w:hAnsi="Times New Roman" w:cs="Times New Roman"/>
          <w:sz w:val="24"/>
          <w:szCs w:val="24"/>
        </w:rPr>
        <w:t>l</w:t>
      </w:r>
      <w:r w:rsidRPr="007C452B">
        <w:rPr>
          <w:rFonts w:ascii="Times New Roman" w:eastAsia="Times New Roman" w:hAnsi="Times New Roman" w:cs="Times New Roman"/>
          <w:sz w:val="24"/>
          <w:szCs w:val="24"/>
        </w:rPr>
        <w:t>og(</w:t>
      </w:r>
      <w:proofErr w:type="gramEnd"/>
      <w:r w:rsidRPr="007C452B">
        <w:rPr>
          <w:rFonts w:ascii="Times New Roman" w:eastAsia="Times New Roman" w:hAnsi="Times New Roman" w:cs="Times New Roman"/>
          <w:sz w:val="24"/>
          <w:szCs w:val="24"/>
        </w:rPr>
        <w:t xml:space="preserve">Renda), o </w:t>
      </w:r>
      <w:proofErr w:type="spellStart"/>
      <w:r w:rsidR="001176DC">
        <w:rPr>
          <w:rFonts w:ascii="Times New Roman" w:eastAsia="Times New Roman" w:hAnsi="Times New Roman" w:cs="Times New Roman"/>
          <w:sz w:val="24"/>
          <w:szCs w:val="24"/>
        </w:rPr>
        <w:t>w</w:t>
      </w:r>
      <w:r w:rsidRPr="007C452B">
        <w:rPr>
          <w:rFonts w:ascii="Times New Roman" w:eastAsia="Times New Roman" w:hAnsi="Times New Roman" w:cs="Times New Roman"/>
          <w:sz w:val="24"/>
          <w:szCs w:val="24"/>
        </w:rPr>
        <w:t>ithin</w:t>
      </w:r>
      <w:proofErr w:type="spellEnd"/>
      <w:r w:rsidRPr="007C452B">
        <w:rPr>
          <w:rFonts w:ascii="Times New Roman" w:eastAsia="Times New Roman" w:hAnsi="Times New Roman" w:cs="Times New Roman"/>
          <w:sz w:val="24"/>
          <w:szCs w:val="24"/>
        </w:rPr>
        <w:t xml:space="preserve"> R² ficou próximo de zero (entre 0,004 e 0,017), o que significa que os modelos praticamente não captam a variação ao longo do tempo. Esse contraste é importante, pois indica que a maior parte do poder explicativo dos modelos decorre de diferenças estruturais entre bairros, e não de variações temporais associadas à expansão do comércio noturno. Em outras palavras, o que distingue um bairro com IDHM e renda elevados de outro com indicadores baixos é, sobretudo, sua trajetória histórica de formação, infraestrutura e composição socioeconômica, e não a velocidade ou magnitude com que o setor noturno se expandiu entre 2000 e 2010. Esse resultado é mais uma vez coerente com as contribuições de Santos (2006) e Singer (1977) sobre a natureza estrutural das desigualdades socioespaciais brasileiras, e com o argumento de Harvey (2008) de que o espaço urbano é produzido de forma seletiva e desigual ao longo do tempo.</w:t>
      </w:r>
    </w:p>
    <w:p w14:paraId="5BCD8C27" w14:textId="77777777" w:rsidR="007C452B" w:rsidRPr="007C452B" w:rsidRDefault="007C452B" w:rsidP="007C452B">
      <w:pPr>
        <w:spacing w:after="0" w:line="360" w:lineRule="auto"/>
        <w:ind w:firstLine="709"/>
        <w:jc w:val="both"/>
        <w:rPr>
          <w:rFonts w:ascii="Times New Roman" w:eastAsia="Times New Roman" w:hAnsi="Times New Roman" w:cs="Times New Roman"/>
          <w:sz w:val="24"/>
          <w:szCs w:val="24"/>
        </w:rPr>
      </w:pPr>
      <w:r w:rsidRPr="007C452B">
        <w:rPr>
          <w:rFonts w:ascii="Times New Roman" w:eastAsia="Times New Roman" w:hAnsi="Times New Roman" w:cs="Times New Roman"/>
          <w:sz w:val="24"/>
          <w:szCs w:val="24"/>
        </w:rPr>
        <w:t xml:space="preserve">A experiência de regulação institucional também auxilia na compreensão dos resultados. Como discutido no Capítulo 3, o Plano Diretor de Desenvolvimento Urbano Ambiental de Porto Alegre não trata de forma específica a economia noturna como política setorial, deixando lacunas importantes no ordenamento das atividades noturnas. Hirsch (1973) demonstra que a governança da economia urbana é determinante para articular desenvolvimento econômico e qualidade de vida, e essa perspectiva é reforçada por </w:t>
      </w:r>
      <w:proofErr w:type="spellStart"/>
      <w:r w:rsidRPr="007C452B">
        <w:rPr>
          <w:rFonts w:ascii="Times New Roman" w:eastAsia="Times New Roman" w:hAnsi="Times New Roman" w:cs="Times New Roman"/>
          <w:sz w:val="24"/>
          <w:szCs w:val="24"/>
        </w:rPr>
        <w:t>Seijas</w:t>
      </w:r>
      <w:proofErr w:type="spellEnd"/>
      <w:r w:rsidRPr="007C452B">
        <w:rPr>
          <w:rFonts w:ascii="Times New Roman" w:eastAsia="Times New Roman" w:hAnsi="Times New Roman" w:cs="Times New Roman"/>
          <w:sz w:val="24"/>
          <w:szCs w:val="24"/>
        </w:rPr>
        <w:t xml:space="preserve"> e </w:t>
      </w:r>
      <w:proofErr w:type="spellStart"/>
      <w:r w:rsidRPr="007C452B">
        <w:rPr>
          <w:rFonts w:ascii="Times New Roman" w:eastAsia="Times New Roman" w:hAnsi="Times New Roman" w:cs="Times New Roman"/>
          <w:sz w:val="24"/>
          <w:szCs w:val="24"/>
        </w:rPr>
        <w:t>Gelders</w:t>
      </w:r>
      <w:proofErr w:type="spellEnd"/>
      <w:r w:rsidRPr="007C452B">
        <w:rPr>
          <w:rFonts w:ascii="Times New Roman" w:eastAsia="Times New Roman" w:hAnsi="Times New Roman" w:cs="Times New Roman"/>
          <w:sz w:val="24"/>
          <w:szCs w:val="24"/>
        </w:rPr>
        <w:t xml:space="preserve"> (2021), que mostram como diferentes arranjos institucionais de governança noturna em cidades globais produzem resultados distintos quanto à mediação de conflitos entre moradores, consumidores e empresários. </w:t>
      </w:r>
      <w:proofErr w:type="spellStart"/>
      <w:r w:rsidRPr="007C452B">
        <w:rPr>
          <w:rFonts w:ascii="Times New Roman" w:eastAsia="Times New Roman" w:hAnsi="Times New Roman" w:cs="Times New Roman"/>
          <w:sz w:val="24"/>
          <w:szCs w:val="24"/>
        </w:rPr>
        <w:t>Chatterton</w:t>
      </w:r>
      <w:proofErr w:type="spellEnd"/>
      <w:r w:rsidRPr="007C452B">
        <w:rPr>
          <w:rFonts w:ascii="Times New Roman" w:eastAsia="Times New Roman" w:hAnsi="Times New Roman" w:cs="Times New Roman"/>
          <w:sz w:val="24"/>
          <w:szCs w:val="24"/>
        </w:rPr>
        <w:t xml:space="preserve"> e </w:t>
      </w:r>
      <w:proofErr w:type="spellStart"/>
      <w:r w:rsidRPr="007C452B">
        <w:rPr>
          <w:rFonts w:ascii="Times New Roman" w:eastAsia="Times New Roman" w:hAnsi="Times New Roman" w:cs="Times New Roman"/>
          <w:sz w:val="24"/>
          <w:szCs w:val="24"/>
        </w:rPr>
        <w:t>Hollands</w:t>
      </w:r>
      <w:proofErr w:type="spellEnd"/>
      <w:r w:rsidRPr="007C452B">
        <w:rPr>
          <w:rFonts w:ascii="Times New Roman" w:eastAsia="Times New Roman" w:hAnsi="Times New Roman" w:cs="Times New Roman"/>
          <w:sz w:val="24"/>
          <w:szCs w:val="24"/>
        </w:rPr>
        <w:t xml:space="preserve"> (2003) acrescentam que a expansão da economia noturna frequentemente coloca em rota de colisão os objetivos de crescimento econômico e regeneração urbana com a necessidade de manutenção da ordem e do bem-estar dos residentes. O caso de Londres, onde a nomeação de uma Night Czar em 2016 buscou estruturar a governança do setor e mediar conflitos associados à vida noturna (BROWN, 2024), ilustra como arranjos institucionais específicos podem ser benéficos para transformar potencial econômico em desenvolvimento mais amplo, ainda que essa experiência também tenha enfrentado críticas quanto à sua eficácia (GILLETT, 2024). De forma análoga, a estratégia "Bogotá </w:t>
      </w:r>
      <w:proofErr w:type="spellStart"/>
      <w:r w:rsidRPr="007C452B">
        <w:rPr>
          <w:rFonts w:ascii="Times New Roman" w:eastAsia="Times New Roman" w:hAnsi="Times New Roman" w:cs="Times New Roman"/>
          <w:sz w:val="24"/>
          <w:szCs w:val="24"/>
        </w:rPr>
        <w:t>Productiva</w:t>
      </w:r>
      <w:proofErr w:type="spellEnd"/>
      <w:r w:rsidRPr="007C452B">
        <w:rPr>
          <w:rFonts w:ascii="Times New Roman" w:eastAsia="Times New Roman" w:hAnsi="Times New Roman" w:cs="Times New Roman"/>
          <w:sz w:val="24"/>
          <w:szCs w:val="24"/>
        </w:rPr>
        <w:t xml:space="preserve"> 24 Horas" (BOGOTÁ, 2023) ilustra como o planejamento urbano integrado pode dinamizar </w:t>
      </w:r>
      <w:r w:rsidRPr="007C452B">
        <w:rPr>
          <w:rFonts w:ascii="Times New Roman" w:eastAsia="Times New Roman" w:hAnsi="Times New Roman" w:cs="Times New Roman"/>
          <w:sz w:val="24"/>
          <w:szCs w:val="24"/>
        </w:rPr>
        <w:lastRenderedPageBreak/>
        <w:t>centralidades por meio da regulação de horários, mobilidade e uso do solo. A ausência de marcos institucionais semelhantes em Porto Alegre pode ajudar a explicar por que o crescimento do comércio noturno, no período analisado, não se converteu em ganhos sistemáticos de desenvolvimento humano nos bairros que mais expandiram o setor.</w:t>
      </w:r>
    </w:p>
    <w:p w14:paraId="6F75BE2E" w14:textId="28D0403C" w:rsidR="00DB45C3" w:rsidRDefault="00DB45C3" w:rsidP="007C452B">
      <w:pPr>
        <w:spacing w:after="0" w:line="360" w:lineRule="auto"/>
        <w:ind w:firstLine="709"/>
        <w:jc w:val="both"/>
        <w:rPr>
          <w:rFonts w:ascii="Times New Roman" w:eastAsia="Times New Roman" w:hAnsi="Times New Roman" w:cs="Times New Roman"/>
          <w:sz w:val="24"/>
          <w:szCs w:val="24"/>
        </w:rPr>
      </w:pPr>
    </w:p>
    <w:p w14:paraId="5B0383AF" w14:textId="30DFB0C9" w:rsidR="00DB45C3" w:rsidRDefault="00DB45C3" w:rsidP="00423A41">
      <w:pPr>
        <w:spacing w:after="0" w:line="360" w:lineRule="auto"/>
        <w:ind w:firstLine="709"/>
        <w:jc w:val="both"/>
        <w:rPr>
          <w:rFonts w:ascii="Times New Roman" w:eastAsia="Times New Roman" w:hAnsi="Times New Roman" w:cs="Times New Roman"/>
          <w:sz w:val="24"/>
          <w:szCs w:val="24"/>
        </w:rPr>
      </w:pPr>
    </w:p>
    <w:p w14:paraId="108DCB31" w14:textId="2AB8C4CF" w:rsidR="00DB45C3" w:rsidRDefault="00DB45C3" w:rsidP="00423A41">
      <w:pPr>
        <w:spacing w:after="0" w:line="360" w:lineRule="auto"/>
        <w:ind w:firstLine="709"/>
        <w:jc w:val="both"/>
        <w:rPr>
          <w:rFonts w:ascii="Times New Roman" w:eastAsia="Times New Roman" w:hAnsi="Times New Roman" w:cs="Times New Roman"/>
          <w:sz w:val="24"/>
          <w:szCs w:val="24"/>
        </w:rPr>
      </w:pPr>
    </w:p>
    <w:p w14:paraId="0D6300E9" w14:textId="2A26979A" w:rsidR="00DB45C3" w:rsidRDefault="00DB45C3" w:rsidP="00423A41">
      <w:pPr>
        <w:spacing w:after="0" w:line="360" w:lineRule="auto"/>
        <w:ind w:firstLine="709"/>
        <w:jc w:val="both"/>
        <w:rPr>
          <w:rFonts w:ascii="Times New Roman" w:eastAsia="Times New Roman" w:hAnsi="Times New Roman" w:cs="Times New Roman"/>
          <w:sz w:val="24"/>
          <w:szCs w:val="24"/>
        </w:rPr>
      </w:pPr>
    </w:p>
    <w:p w14:paraId="2592C830" w14:textId="0B1699BB" w:rsidR="00DB45C3" w:rsidRDefault="00DB45C3" w:rsidP="00423A41">
      <w:pPr>
        <w:spacing w:after="0" w:line="360" w:lineRule="auto"/>
        <w:ind w:firstLine="709"/>
        <w:jc w:val="both"/>
        <w:rPr>
          <w:rFonts w:ascii="Times New Roman" w:eastAsia="Times New Roman" w:hAnsi="Times New Roman" w:cs="Times New Roman"/>
          <w:sz w:val="24"/>
          <w:szCs w:val="24"/>
        </w:rPr>
      </w:pPr>
    </w:p>
    <w:p w14:paraId="7D144890" w14:textId="0E30ADE8" w:rsidR="00DB45C3" w:rsidRDefault="00DB45C3" w:rsidP="00423A41">
      <w:pPr>
        <w:spacing w:after="0" w:line="360" w:lineRule="auto"/>
        <w:ind w:firstLine="709"/>
        <w:jc w:val="both"/>
        <w:rPr>
          <w:rFonts w:ascii="Times New Roman" w:eastAsia="Times New Roman" w:hAnsi="Times New Roman" w:cs="Times New Roman"/>
          <w:sz w:val="24"/>
          <w:szCs w:val="24"/>
        </w:rPr>
      </w:pPr>
    </w:p>
    <w:p w14:paraId="7C8C5ED7" w14:textId="301F5BD6" w:rsidR="00DB45C3" w:rsidRDefault="00DB45C3" w:rsidP="00423A41">
      <w:pPr>
        <w:spacing w:after="0" w:line="360" w:lineRule="auto"/>
        <w:ind w:firstLine="709"/>
        <w:jc w:val="both"/>
        <w:rPr>
          <w:rFonts w:ascii="Times New Roman" w:eastAsia="Times New Roman" w:hAnsi="Times New Roman" w:cs="Times New Roman"/>
          <w:sz w:val="24"/>
          <w:szCs w:val="24"/>
        </w:rPr>
      </w:pPr>
    </w:p>
    <w:p w14:paraId="3E12F2CA" w14:textId="77F9053F" w:rsidR="00DB45C3" w:rsidRDefault="00DB45C3" w:rsidP="00423A41">
      <w:pPr>
        <w:spacing w:after="0" w:line="360" w:lineRule="auto"/>
        <w:ind w:firstLine="709"/>
        <w:jc w:val="both"/>
        <w:rPr>
          <w:rFonts w:ascii="Times New Roman" w:eastAsia="Times New Roman" w:hAnsi="Times New Roman" w:cs="Times New Roman"/>
          <w:sz w:val="24"/>
          <w:szCs w:val="24"/>
        </w:rPr>
      </w:pPr>
    </w:p>
    <w:p w14:paraId="274B483C" w14:textId="0E1EF380" w:rsidR="00DB45C3" w:rsidRDefault="00DB45C3" w:rsidP="00423A41">
      <w:pPr>
        <w:spacing w:after="0" w:line="360" w:lineRule="auto"/>
        <w:ind w:firstLine="709"/>
        <w:jc w:val="both"/>
        <w:rPr>
          <w:rFonts w:ascii="Times New Roman" w:eastAsia="Times New Roman" w:hAnsi="Times New Roman" w:cs="Times New Roman"/>
          <w:sz w:val="24"/>
          <w:szCs w:val="24"/>
        </w:rPr>
      </w:pPr>
    </w:p>
    <w:p w14:paraId="547036D6" w14:textId="6FF49890" w:rsidR="00DB45C3" w:rsidRDefault="00DB45C3" w:rsidP="00423A41">
      <w:pPr>
        <w:spacing w:after="0" w:line="360" w:lineRule="auto"/>
        <w:ind w:firstLine="709"/>
        <w:jc w:val="both"/>
        <w:rPr>
          <w:rFonts w:ascii="Times New Roman" w:eastAsia="Times New Roman" w:hAnsi="Times New Roman" w:cs="Times New Roman"/>
          <w:sz w:val="24"/>
          <w:szCs w:val="24"/>
        </w:rPr>
      </w:pPr>
    </w:p>
    <w:p w14:paraId="158DD0F0" w14:textId="7C954E24" w:rsidR="00DB45C3" w:rsidRDefault="00DB45C3" w:rsidP="00423A41">
      <w:pPr>
        <w:spacing w:after="0" w:line="360" w:lineRule="auto"/>
        <w:ind w:firstLine="709"/>
        <w:jc w:val="both"/>
        <w:rPr>
          <w:rFonts w:ascii="Times New Roman" w:eastAsia="Times New Roman" w:hAnsi="Times New Roman" w:cs="Times New Roman"/>
          <w:sz w:val="24"/>
          <w:szCs w:val="24"/>
        </w:rPr>
      </w:pPr>
    </w:p>
    <w:p w14:paraId="06E3BBCF" w14:textId="69A8AA12" w:rsidR="00DB45C3" w:rsidRDefault="00DB45C3" w:rsidP="00423A41">
      <w:pPr>
        <w:spacing w:after="0" w:line="360" w:lineRule="auto"/>
        <w:ind w:firstLine="709"/>
        <w:jc w:val="both"/>
        <w:rPr>
          <w:rFonts w:ascii="Times New Roman" w:eastAsia="Times New Roman" w:hAnsi="Times New Roman" w:cs="Times New Roman"/>
          <w:sz w:val="24"/>
          <w:szCs w:val="24"/>
        </w:rPr>
      </w:pPr>
    </w:p>
    <w:p w14:paraId="06916563" w14:textId="12EB2936" w:rsidR="00DB45C3" w:rsidRDefault="00DB45C3" w:rsidP="00423A41">
      <w:pPr>
        <w:spacing w:after="0" w:line="360" w:lineRule="auto"/>
        <w:ind w:firstLine="709"/>
        <w:jc w:val="both"/>
        <w:rPr>
          <w:rFonts w:ascii="Times New Roman" w:eastAsia="Times New Roman" w:hAnsi="Times New Roman" w:cs="Times New Roman"/>
          <w:sz w:val="24"/>
          <w:szCs w:val="24"/>
        </w:rPr>
      </w:pPr>
    </w:p>
    <w:p w14:paraId="6298B077" w14:textId="16B6B9BF" w:rsidR="00DB45C3" w:rsidRDefault="00DB45C3" w:rsidP="00423A41">
      <w:pPr>
        <w:spacing w:after="0" w:line="360" w:lineRule="auto"/>
        <w:ind w:firstLine="709"/>
        <w:jc w:val="both"/>
        <w:rPr>
          <w:rFonts w:ascii="Times New Roman" w:eastAsia="Times New Roman" w:hAnsi="Times New Roman" w:cs="Times New Roman"/>
          <w:sz w:val="24"/>
          <w:szCs w:val="24"/>
        </w:rPr>
      </w:pPr>
    </w:p>
    <w:p w14:paraId="7B00992B" w14:textId="6100FD15" w:rsidR="00DB45C3" w:rsidRDefault="00DB45C3" w:rsidP="00423A41">
      <w:pPr>
        <w:spacing w:after="0" w:line="360" w:lineRule="auto"/>
        <w:ind w:firstLine="709"/>
        <w:jc w:val="both"/>
        <w:rPr>
          <w:rFonts w:ascii="Times New Roman" w:eastAsia="Times New Roman" w:hAnsi="Times New Roman" w:cs="Times New Roman"/>
          <w:sz w:val="24"/>
          <w:szCs w:val="24"/>
        </w:rPr>
      </w:pPr>
    </w:p>
    <w:p w14:paraId="7DF9EF35" w14:textId="785AC9A0" w:rsidR="00DB45C3" w:rsidRDefault="00DB45C3" w:rsidP="00423A41">
      <w:pPr>
        <w:spacing w:after="0" w:line="360" w:lineRule="auto"/>
        <w:ind w:firstLine="709"/>
        <w:jc w:val="both"/>
        <w:rPr>
          <w:rFonts w:ascii="Times New Roman" w:eastAsia="Times New Roman" w:hAnsi="Times New Roman" w:cs="Times New Roman"/>
          <w:sz w:val="24"/>
          <w:szCs w:val="24"/>
        </w:rPr>
      </w:pPr>
    </w:p>
    <w:p w14:paraId="4DF5E540" w14:textId="6D68B844" w:rsidR="00DB45C3" w:rsidRDefault="00DB45C3" w:rsidP="00423A41">
      <w:pPr>
        <w:spacing w:after="0" w:line="360" w:lineRule="auto"/>
        <w:ind w:firstLine="709"/>
        <w:jc w:val="both"/>
        <w:rPr>
          <w:rFonts w:ascii="Times New Roman" w:eastAsia="Times New Roman" w:hAnsi="Times New Roman" w:cs="Times New Roman"/>
          <w:sz w:val="24"/>
          <w:szCs w:val="24"/>
        </w:rPr>
      </w:pPr>
    </w:p>
    <w:p w14:paraId="6571F7BF" w14:textId="603A3BB8" w:rsidR="00DB45C3" w:rsidRDefault="00DB45C3" w:rsidP="00423A41">
      <w:pPr>
        <w:spacing w:after="0" w:line="360" w:lineRule="auto"/>
        <w:ind w:firstLine="709"/>
        <w:jc w:val="both"/>
        <w:rPr>
          <w:rFonts w:ascii="Times New Roman" w:eastAsia="Times New Roman" w:hAnsi="Times New Roman" w:cs="Times New Roman"/>
          <w:sz w:val="24"/>
          <w:szCs w:val="24"/>
        </w:rPr>
      </w:pPr>
    </w:p>
    <w:p w14:paraId="3511D9D0" w14:textId="08DDBD7C" w:rsidR="00DB45C3" w:rsidRDefault="00DB45C3" w:rsidP="00423A41">
      <w:pPr>
        <w:spacing w:after="0" w:line="360" w:lineRule="auto"/>
        <w:ind w:firstLine="709"/>
        <w:jc w:val="both"/>
        <w:rPr>
          <w:rFonts w:ascii="Times New Roman" w:eastAsia="Times New Roman" w:hAnsi="Times New Roman" w:cs="Times New Roman"/>
          <w:sz w:val="24"/>
          <w:szCs w:val="24"/>
        </w:rPr>
      </w:pPr>
    </w:p>
    <w:p w14:paraId="3DBAE503" w14:textId="45F068F3" w:rsidR="00DB45C3" w:rsidRDefault="00DB45C3" w:rsidP="00423A41">
      <w:pPr>
        <w:spacing w:after="0" w:line="360" w:lineRule="auto"/>
        <w:ind w:firstLine="709"/>
        <w:jc w:val="both"/>
        <w:rPr>
          <w:rFonts w:ascii="Times New Roman" w:eastAsia="Times New Roman" w:hAnsi="Times New Roman" w:cs="Times New Roman"/>
          <w:sz w:val="24"/>
          <w:szCs w:val="24"/>
        </w:rPr>
      </w:pPr>
    </w:p>
    <w:p w14:paraId="32F70958" w14:textId="4A2E515B" w:rsidR="00DB45C3" w:rsidRDefault="00DB45C3" w:rsidP="00423A41">
      <w:pPr>
        <w:spacing w:after="0" w:line="360" w:lineRule="auto"/>
        <w:ind w:firstLine="709"/>
        <w:jc w:val="both"/>
        <w:rPr>
          <w:rFonts w:ascii="Times New Roman" w:eastAsia="Times New Roman" w:hAnsi="Times New Roman" w:cs="Times New Roman"/>
          <w:sz w:val="24"/>
          <w:szCs w:val="24"/>
        </w:rPr>
      </w:pPr>
    </w:p>
    <w:p w14:paraId="6DF3E879" w14:textId="412A50AF" w:rsidR="00DB45C3" w:rsidRDefault="00DB45C3" w:rsidP="00423A41">
      <w:pPr>
        <w:spacing w:after="0" w:line="360" w:lineRule="auto"/>
        <w:ind w:firstLine="709"/>
        <w:jc w:val="both"/>
        <w:rPr>
          <w:rFonts w:ascii="Times New Roman" w:eastAsia="Times New Roman" w:hAnsi="Times New Roman" w:cs="Times New Roman"/>
          <w:sz w:val="24"/>
          <w:szCs w:val="24"/>
        </w:rPr>
      </w:pPr>
    </w:p>
    <w:p w14:paraId="0F66249E" w14:textId="5C97691C" w:rsidR="00DB45C3" w:rsidRDefault="00DB45C3" w:rsidP="00423A41">
      <w:pPr>
        <w:spacing w:after="0" w:line="360" w:lineRule="auto"/>
        <w:ind w:firstLine="709"/>
        <w:jc w:val="both"/>
        <w:rPr>
          <w:rFonts w:ascii="Times New Roman" w:eastAsia="Times New Roman" w:hAnsi="Times New Roman" w:cs="Times New Roman"/>
          <w:sz w:val="24"/>
          <w:szCs w:val="24"/>
        </w:rPr>
      </w:pPr>
    </w:p>
    <w:p w14:paraId="76D0D6DA" w14:textId="11EA13C3" w:rsidR="00DB45C3" w:rsidRDefault="00DB45C3" w:rsidP="00423A41">
      <w:pPr>
        <w:spacing w:after="0" w:line="360" w:lineRule="auto"/>
        <w:ind w:firstLine="709"/>
        <w:jc w:val="both"/>
        <w:rPr>
          <w:rFonts w:ascii="Times New Roman" w:eastAsia="Times New Roman" w:hAnsi="Times New Roman" w:cs="Times New Roman"/>
          <w:sz w:val="24"/>
          <w:szCs w:val="24"/>
        </w:rPr>
      </w:pPr>
    </w:p>
    <w:p w14:paraId="5C04CA9F" w14:textId="77777777" w:rsidR="00985953" w:rsidRDefault="00985953" w:rsidP="00423A41">
      <w:pPr>
        <w:spacing w:after="0" w:line="360" w:lineRule="auto"/>
        <w:ind w:firstLine="709"/>
        <w:jc w:val="both"/>
        <w:rPr>
          <w:rFonts w:ascii="Times New Roman" w:eastAsia="Times New Roman" w:hAnsi="Times New Roman" w:cs="Times New Roman"/>
          <w:sz w:val="24"/>
          <w:szCs w:val="24"/>
        </w:rPr>
      </w:pPr>
    </w:p>
    <w:p w14:paraId="64529F3D" w14:textId="3A7A798E" w:rsidR="00DB45C3" w:rsidRDefault="00DB45C3" w:rsidP="00423A41">
      <w:pPr>
        <w:spacing w:after="0" w:line="360" w:lineRule="auto"/>
        <w:ind w:firstLine="709"/>
        <w:jc w:val="both"/>
        <w:rPr>
          <w:rFonts w:ascii="Times New Roman" w:eastAsia="Times New Roman" w:hAnsi="Times New Roman" w:cs="Times New Roman"/>
          <w:sz w:val="24"/>
          <w:szCs w:val="24"/>
        </w:rPr>
      </w:pPr>
    </w:p>
    <w:p w14:paraId="510F5867" w14:textId="0AC92306" w:rsidR="00423A41" w:rsidRDefault="00423A41" w:rsidP="001E6F51">
      <w:pPr>
        <w:spacing w:after="0" w:line="360" w:lineRule="auto"/>
        <w:jc w:val="both"/>
        <w:rPr>
          <w:rFonts w:ascii="Times New Roman" w:eastAsia="Times New Roman" w:hAnsi="Times New Roman" w:cs="Times New Roman"/>
          <w:sz w:val="24"/>
          <w:szCs w:val="24"/>
        </w:rPr>
      </w:pPr>
    </w:p>
    <w:p w14:paraId="615151DA" w14:textId="77777777" w:rsidR="001E6F51" w:rsidRPr="003205A8" w:rsidRDefault="001E6F51" w:rsidP="001E6F51">
      <w:pPr>
        <w:spacing w:after="0" w:line="360" w:lineRule="auto"/>
        <w:jc w:val="both"/>
        <w:rPr>
          <w:rFonts w:ascii="Times New Roman" w:eastAsia="Times New Roman" w:hAnsi="Times New Roman" w:cs="Times New Roman"/>
          <w:sz w:val="24"/>
          <w:szCs w:val="24"/>
        </w:rPr>
      </w:pPr>
    </w:p>
    <w:p w14:paraId="585B26AA" w14:textId="77777777" w:rsidR="008F7561" w:rsidRPr="001C5FA5" w:rsidRDefault="008F7561" w:rsidP="00A229AF">
      <w:pPr>
        <w:pStyle w:val="Ttulo1"/>
        <w:spacing w:before="0" w:after="0" w:line="360" w:lineRule="auto"/>
        <w:jc w:val="both"/>
        <w:rPr>
          <w:rFonts w:ascii="Times New Roman" w:eastAsia="Times New Roman" w:hAnsi="Times New Roman" w:cs="Times New Roman"/>
          <w:b/>
          <w:bCs/>
          <w:sz w:val="24"/>
          <w:szCs w:val="24"/>
        </w:rPr>
      </w:pPr>
      <w:bookmarkStart w:id="147" w:name="_Toc225944945"/>
      <w:bookmarkStart w:id="148" w:name="_Toc228268381"/>
      <w:r>
        <w:rPr>
          <w:rFonts w:ascii="Times New Roman" w:eastAsia="Times New Roman" w:hAnsi="Times New Roman" w:cs="Times New Roman"/>
          <w:b/>
          <w:bCs/>
          <w:sz w:val="24"/>
          <w:szCs w:val="24"/>
        </w:rPr>
        <w:lastRenderedPageBreak/>
        <w:t xml:space="preserve">6. </w:t>
      </w:r>
      <w:bookmarkEnd w:id="147"/>
      <w:r>
        <w:rPr>
          <w:rFonts w:ascii="Times New Roman" w:eastAsia="Times New Roman" w:hAnsi="Times New Roman" w:cs="Times New Roman"/>
          <w:b/>
          <w:bCs/>
          <w:sz w:val="24"/>
          <w:szCs w:val="24"/>
        </w:rPr>
        <w:t>CONCLUSÃO</w:t>
      </w:r>
      <w:bookmarkEnd w:id="148"/>
    </w:p>
    <w:p w14:paraId="384E4187" w14:textId="77777777" w:rsidR="00824DBE" w:rsidRPr="00824DBE" w:rsidRDefault="00824DBE" w:rsidP="00824DBE">
      <w:pPr>
        <w:spacing w:after="0" w:line="360" w:lineRule="auto"/>
        <w:ind w:firstLine="709"/>
        <w:jc w:val="both"/>
        <w:rPr>
          <w:rFonts w:ascii="Times New Roman" w:eastAsia="Times New Roman" w:hAnsi="Times New Roman" w:cs="Times New Roman"/>
          <w:sz w:val="24"/>
          <w:szCs w:val="24"/>
        </w:rPr>
      </w:pPr>
      <w:r w:rsidRPr="00824DBE">
        <w:rPr>
          <w:rFonts w:ascii="Times New Roman" w:eastAsia="Times New Roman" w:hAnsi="Times New Roman" w:cs="Times New Roman"/>
          <w:sz w:val="24"/>
          <w:szCs w:val="24"/>
        </w:rPr>
        <w:t xml:space="preserve">Este trabalho investigou a relação entre o comércio noturno e o desenvolvimento socioeconômico dos bairros de Porto Alegre no período de 2000 a 2010. Para isso, foi construído um referencial teórico baseado na literatura de Economia Urbana, na economia política do espaço e na literatura específica sobre economia noturna, articulando autores clássicos e contemporâneos. Em seguida, foi montado um painel de dados com 82 bairros do município, reunindo informações sobre estabelecimentos noturnos a partir do Cadastro de Alvarás do </w:t>
      </w:r>
      <w:proofErr w:type="spellStart"/>
      <w:r w:rsidRPr="00824DBE">
        <w:rPr>
          <w:rFonts w:ascii="Times New Roman" w:eastAsia="Times New Roman" w:hAnsi="Times New Roman" w:cs="Times New Roman"/>
          <w:sz w:val="24"/>
          <w:szCs w:val="24"/>
        </w:rPr>
        <w:t>ObservaPOA</w:t>
      </w:r>
      <w:proofErr w:type="spellEnd"/>
      <w:r w:rsidRPr="00824DBE">
        <w:rPr>
          <w:rFonts w:ascii="Times New Roman" w:eastAsia="Times New Roman" w:hAnsi="Times New Roman" w:cs="Times New Roman"/>
          <w:sz w:val="24"/>
          <w:szCs w:val="24"/>
        </w:rPr>
        <w:t xml:space="preserve"> e indicadores socioeconômicos (IDHM e renda média do trabalho) extraídos dos Censos Demográficos do IBGE e disponibilizados pelo Atlas Brasil. A estratégia empírica adotada foi o modelo de efeitos fixos em duas dimensões (</w:t>
      </w:r>
      <w:proofErr w:type="spellStart"/>
      <w:r w:rsidRPr="00824DBE">
        <w:rPr>
          <w:rFonts w:ascii="Times New Roman" w:eastAsia="Times New Roman" w:hAnsi="Times New Roman" w:cs="Times New Roman"/>
          <w:sz w:val="24"/>
          <w:szCs w:val="24"/>
        </w:rPr>
        <w:t>Two</w:t>
      </w:r>
      <w:proofErr w:type="spellEnd"/>
      <w:r w:rsidRPr="00824DBE">
        <w:rPr>
          <w:rFonts w:ascii="Times New Roman" w:eastAsia="Times New Roman" w:hAnsi="Times New Roman" w:cs="Times New Roman"/>
          <w:sz w:val="24"/>
          <w:szCs w:val="24"/>
        </w:rPr>
        <w:t xml:space="preserve">-Way </w:t>
      </w:r>
      <w:proofErr w:type="spellStart"/>
      <w:r w:rsidRPr="00824DBE">
        <w:rPr>
          <w:rFonts w:ascii="Times New Roman" w:eastAsia="Times New Roman" w:hAnsi="Times New Roman" w:cs="Times New Roman"/>
          <w:sz w:val="24"/>
          <w:szCs w:val="24"/>
        </w:rPr>
        <w:t>Fixed</w:t>
      </w:r>
      <w:proofErr w:type="spellEnd"/>
      <w:r w:rsidRPr="00824DBE">
        <w:rPr>
          <w:rFonts w:ascii="Times New Roman" w:eastAsia="Times New Roman" w:hAnsi="Times New Roman" w:cs="Times New Roman"/>
          <w:sz w:val="24"/>
          <w:szCs w:val="24"/>
        </w:rPr>
        <w:t xml:space="preserve"> </w:t>
      </w:r>
      <w:proofErr w:type="spellStart"/>
      <w:r w:rsidRPr="00824DBE">
        <w:rPr>
          <w:rFonts w:ascii="Times New Roman" w:eastAsia="Times New Roman" w:hAnsi="Times New Roman" w:cs="Times New Roman"/>
          <w:sz w:val="24"/>
          <w:szCs w:val="24"/>
        </w:rPr>
        <w:t>Effects</w:t>
      </w:r>
      <w:proofErr w:type="spellEnd"/>
      <w:r w:rsidRPr="00824DBE">
        <w:rPr>
          <w:rFonts w:ascii="Times New Roman" w:eastAsia="Times New Roman" w:hAnsi="Times New Roman" w:cs="Times New Roman"/>
          <w:sz w:val="24"/>
          <w:szCs w:val="24"/>
        </w:rPr>
        <w:t>), com seis especificações estimadas para cada variável dependente, em nível e em logaritmo.</w:t>
      </w:r>
    </w:p>
    <w:p w14:paraId="2D4E58C3" w14:textId="069F7DEC" w:rsidR="008F7561" w:rsidRPr="00F26AE8" w:rsidRDefault="008F7561" w:rsidP="00A229AF">
      <w:pPr>
        <w:spacing w:after="0" w:line="360" w:lineRule="auto"/>
        <w:ind w:firstLine="709"/>
        <w:jc w:val="both"/>
        <w:rPr>
          <w:rFonts w:ascii="Times New Roman" w:eastAsia="Times New Roman" w:hAnsi="Times New Roman" w:cs="Times New Roman"/>
          <w:sz w:val="24"/>
          <w:szCs w:val="24"/>
        </w:rPr>
      </w:pPr>
      <w:r w:rsidRPr="00F26AE8">
        <w:rPr>
          <w:rFonts w:ascii="Times New Roman" w:eastAsia="Times New Roman" w:hAnsi="Times New Roman" w:cs="Times New Roman"/>
          <w:sz w:val="24"/>
          <w:szCs w:val="24"/>
        </w:rPr>
        <w:t xml:space="preserve">Os resultados encontrados </w:t>
      </w:r>
      <w:r>
        <w:rPr>
          <w:rFonts w:ascii="Times New Roman" w:eastAsia="Times New Roman" w:hAnsi="Times New Roman" w:cs="Times New Roman"/>
          <w:sz w:val="24"/>
          <w:szCs w:val="24"/>
        </w:rPr>
        <w:t>revelam</w:t>
      </w:r>
      <w:r w:rsidRPr="00F26AE8">
        <w:rPr>
          <w:rFonts w:ascii="Times New Roman" w:eastAsia="Times New Roman" w:hAnsi="Times New Roman" w:cs="Times New Roman"/>
          <w:sz w:val="24"/>
          <w:szCs w:val="24"/>
        </w:rPr>
        <w:t xml:space="preserve"> </w:t>
      </w:r>
      <w:r w:rsidR="00824DBE">
        <w:rPr>
          <w:rFonts w:ascii="Times New Roman" w:eastAsia="Times New Roman" w:hAnsi="Times New Roman" w:cs="Times New Roman"/>
          <w:sz w:val="24"/>
          <w:szCs w:val="24"/>
        </w:rPr>
        <w:t xml:space="preserve">que, </w:t>
      </w:r>
      <w:r>
        <w:rPr>
          <w:rFonts w:ascii="Times New Roman" w:eastAsia="Times New Roman" w:hAnsi="Times New Roman" w:cs="Times New Roman"/>
          <w:sz w:val="24"/>
          <w:szCs w:val="24"/>
        </w:rPr>
        <w:t>p</w:t>
      </w:r>
      <w:r w:rsidRPr="00F26AE8">
        <w:rPr>
          <w:rFonts w:ascii="Times New Roman" w:eastAsia="Times New Roman" w:hAnsi="Times New Roman" w:cs="Times New Roman"/>
          <w:sz w:val="24"/>
          <w:szCs w:val="24"/>
        </w:rPr>
        <w:t xml:space="preserve">or um lado, a expansão do comércio noturno apresentou correlação positiva e estatisticamente significativa com a renda média dos bairros, sugerindo que o setor contribui para a dinamização econômica local. Por outro, observou-se associação negativa com o IDHM, indicando que esse dinamismo econômico não se traduz automaticamente em ganhos amplos de desenvolvimento humano. A comparação entre Cidade Baixa e Moinhos de Vento ilustrou empiricamente essa dualidade, </w:t>
      </w:r>
      <w:r w:rsidR="00824DBE">
        <w:rPr>
          <w:rFonts w:ascii="Times New Roman" w:eastAsia="Times New Roman" w:hAnsi="Times New Roman" w:cs="Times New Roman"/>
          <w:sz w:val="24"/>
          <w:szCs w:val="24"/>
        </w:rPr>
        <w:t xml:space="preserve">ao mesmo tempo </w:t>
      </w:r>
      <w:r>
        <w:rPr>
          <w:rFonts w:ascii="Times New Roman" w:eastAsia="Times New Roman" w:hAnsi="Times New Roman" w:cs="Times New Roman"/>
          <w:sz w:val="24"/>
          <w:szCs w:val="24"/>
        </w:rPr>
        <w:t>em que o</w:t>
      </w:r>
      <w:r w:rsidRPr="00F26AE8">
        <w:rPr>
          <w:rFonts w:ascii="Times New Roman" w:eastAsia="Times New Roman" w:hAnsi="Times New Roman" w:cs="Times New Roman"/>
          <w:sz w:val="24"/>
          <w:szCs w:val="24"/>
        </w:rPr>
        <w:t xml:space="preserve"> padrão dos indicadores de ajuste (R² total elevado e </w:t>
      </w:r>
      <w:proofErr w:type="spellStart"/>
      <w:r w:rsidRPr="00F26AE8">
        <w:rPr>
          <w:rFonts w:ascii="Times New Roman" w:eastAsia="Times New Roman" w:hAnsi="Times New Roman" w:cs="Times New Roman"/>
          <w:sz w:val="24"/>
          <w:szCs w:val="24"/>
        </w:rPr>
        <w:t>Within</w:t>
      </w:r>
      <w:proofErr w:type="spellEnd"/>
      <w:r w:rsidRPr="00F26AE8">
        <w:rPr>
          <w:rFonts w:ascii="Times New Roman" w:eastAsia="Times New Roman" w:hAnsi="Times New Roman" w:cs="Times New Roman"/>
          <w:sz w:val="24"/>
          <w:szCs w:val="24"/>
        </w:rPr>
        <w:t xml:space="preserve"> R² baixo) reforçou a interpretação de que a maior parte das diferenças entre bairros decorre de características estruturais</w:t>
      </w:r>
      <w:r>
        <w:rPr>
          <w:rFonts w:ascii="Times New Roman" w:eastAsia="Times New Roman" w:hAnsi="Times New Roman" w:cs="Times New Roman"/>
          <w:sz w:val="24"/>
          <w:szCs w:val="24"/>
        </w:rPr>
        <w:t>.</w:t>
      </w:r>
    </w:p>
    <w:p w14:paraId="31B00E0D" w14:textId="77777777" w:rsidR="008F7561" w:rsidRPr="00F26AE8"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É importante observar que o</w:t>
      </w:r>
      <w:r w:rsidRPr="00F26AE8">
        <w:rPr>
          <w:rFonts w:ascii="Times New Roman" w:eastAsia="Times New Roman" w:hAnsi="Times New Roman" w:cs="Times New Roman"/>
          <w:sz w:val="24"/>
          <w:szCs w:val="24"/>
        </w:rPr>
        <w:t xml:space="preserve"> trabalho apresenta limitações que devem ser consideradas. Primeiro, o recorte temporal de apenas dois períodos (2000 e 2010) restringe a análise a uma janela específica e impede a captura de tendências anuais. </w:t>
      </w:r>
      <w:r>
        <w:rPr>
          <w:rFonts w:ascii="Times New Roman" w:eastAsia="Times New Roman" w:hAnsi="Times New Roman" w:cs="Times New Roman"/>
          <w:sz w:val="24"/>
          <w:szCs w:val="24"/>
        </w:rPr>
        <w:t xml:space="preserve">Em segundo lugar, o </w:t>
      </w:r>
      <w:r w:rsidRPr="00F26AE8">
        <w:rPr>
          <w:rFonts w:ascii="Times New Roman" w:eastAsia="Times New Roman" w:hAnsi="Times New Roman" w:cs="Times New Roman"/>
          <w:sz w:val="24"/>
          <w:szCs w:val="24"/>
        </w:rPr>
        <w:t xml:space="preserve">Cadastro de Alvarás é um registro administrativo e pode não refletir perfeitamente o funcionamento efetivo dos estabelecimentos, além de não informar diretamente o horário de operação, o que exigiu a adoção de uma medida proxy. Terceiro, a comparabilidade </w:t>
      </w:r>
      <w:proofErr w:type="spellStart"/>
      <w:r w:rsidRPr="00F26AE8">
        <w:rPr>
          <w:rFonts w:ascii="Times New Roman" w:eastAsia="Times New Roman" w:hAnsi="Times New Roman" w:cs="Times New Roman"/>
          <w:sz w:val="24"/>
          <w:szCs w:val="24"/>
        </w:rPr>
        <w:t>intra</w:t>
      </w:r>
      <w:r>
        <w:rPr>
          <w:rFonts w:ascii="Times New Roman" w:eastAsia="Times New Roman" w:hAnsi="Times New Roman" w:cs="Times New Roman"/>
          <w:sz w:val="24"/>
          <w:szCs w:val="24"/>
        </w:rPr>
        <w:t>municipal</w:t>
      </w:r>
      <w:proofErr w:type="spellEnd"/>
      <w:r w:rsidRPr="00F26AE8">
        <w:rPr>
          <w:rFonts w:ascii="Times New Roman" w:eastAsia="Times New Roman" w:hAnsi="Times New Roman" w:cs="Times New Roman"/>
          <w:sz w:val="24"/>
          <w:szCs w:val="24"/>
        </w:rPr>
        <w:t xml:space="preserve"> depende da consistência das delimitações de bairros entre bases distintas, exigindo tratamentos de padronização que podem ter excluído algumas localidades. Por fim, o desenho de pesquisa não permite identificação causal estrita, e as estimativas devem ser lidas como associações condicionais.</w:t>
      </w:r>
    </w:p>
    <w:p w14:paraId="4A17E110"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r w:rsidRPr="00F26AE8">
        <w:rPr>
          <w:rFonts w:ascii="Times New Roman" w:eastAsia="Times New Roman" w:hAnsi="Times New Roman" w:cs="Times New Roman"/>
          <w:sz w:val="24"/>
          <w:szCs w:val="24"/>
        </w:rPr>
        <w:t xml:space="preserve">Diante dos resultados e das limitações observadas, sugere-se que pesquisas </w:t>
      </w:r>
      <w:r>
        <w:rPr>
          <w:rFonts w:ascii="Times New Roman" w:eastAsia="Times New Roman" w:hAnsi="Times New Roman" w:cs="Times New Roman"/>
          <w:sz w:val="24"/>
          <w:szCs w:val="24"/>
        </w:rPr>
        <w:t xml:space="preserve">tentem </w:t>
      </w:r>
      <w:r w:rsidRPr="00F26AE8">
        <w:rPr>
          <w:rFonts w:ascii="Times New Roman" w:eastAsia="Times New Roman" w:hAnsi="Times New Roman" w:cs="Times New Roman"/>
          <w:sz w:val="24"/>
          <w:szCs w:val="24"/>
        </w:rPr>
        <w:t>incorpora</w:t>
      </w:r>
      <w:r>
        <w:rPr>
          <w:rFonts w:ascii="Times New Roman" w:eastAsia="Times New Roman" w:hAnsi="Times New Roman" w:cs="Times New Roman"/>
          <w:sz w:val="24"/>
          <w:szCs w:val="24"/>
        </w:rPr>
        <w:t>r</w:t>
      </w:r>
      <w:r w:rsidRPr="00F26AE8">
        <w:rPr>
          <w:rFonts w:ascii="Times New Roman" w:eastAsia="Times New Roman" w:hAnsi="Times New Roman" w:cs="Times New Roman"/>
          <w:sz w:val="24"/>
          <w:szCs w:val="24"/>
        </w:rPr>
        <w:t xml:space="preserve"> séries temporais mais longas, incluindo os dados do Censo Demográfico de 2022, para captar dinâmicas mais recentes e permitir análises com maior variação temporal. </w:t>
      </w:r>
      <w:r>
        <w:rPr>
          <w:rFonts w:ascii="Times New Roman" w:eastAsia="Times New Roman" w:hAnsi="Times New Roman" w:cs="Times New Roman"/>
          <w:sz w:val="24"/>
          <w:szCs w:val="24"/>
        </w:rPr>
        <w:t xml:space="preserve">Além disso, </w:t>
      </w:r>
      <w:r w:rsidRPr="00F26AE8">
        <w:rPr>
          <w:rFonts w:ascii="Times New Roman" w:eastAsia="Times New Roman" w:hAnsi="Times New Roman" w:cs="Times New Roman"/>
          <w:sz w:val="24"/>
          <w:szCs w:val="24"/>
        </w:rPr>
        <w:t>sugere-se o uso de indicadores</w:t>
      </w:r>
      <w:r>
        <w:rPr>
          <w:rFonts w:ascii="Times New Roman" w:eastAsia="Times New Roman" w:hAnsi="Times New Roman" w:cs="Times New Roman"/>
          <w:sz w:val="24"/>
          <w:szCs w:val="24"/>
        </w:rPr>
        <w:t xml:space="preserve"> que refletem com maior precisão o desenvolvimento humano</w:t>
      </w:r>
      <w:r w:rsidRPr="00F26AE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Ainda</w:t>
      </w:r>
      <w:r w:rsidRPr="00F26AE8">
        <w:rPr>
          <w:rFonts w:ascii="Times New Roman" w:eastAsia="Times New Roman" w:hAnsi="Times New Roman" w:cs="Times New Roman"/>
          <w:sz w:val="24"/>
          <w:szCs w:val="24"/>
        </w:rPr>
        <w:t xml:space="preserve">, recomenda-se que estudos futuros explorem a dimensão institucional do </w:t>
      </w:r>
      <w:r w:rsidRPr="00F26AE8">
        <w:rPr>
          <w:rFonts w:ascii="Times New Roman" w:eastAsia="Times New Roman" w:hAnsi="Times New Roman" w:cs="Times New Roman"/>
          <w:sz w:val="24"/>
          <w:szCs w:val="24"/>
        </w:rPr>
        <w:lastRenderedPageBreak/>
        <w:t>fenômeno, avaliando o impacto de políticas públicas específicas sobre os indicadores socioeconômicos dos bairros, à semelhança das experiências de Londres e Bogotá discutidas neste trabalho</w:t>
      </w:r>
      <w:r w:rsidRPr="007D649D">
        <w:rPr>
          <w:rFonts w:ascii="Times New Roman" w:eastAsia="Times New Roman" w:hAnsi="Times New Roman" w:cs="Times New Roman"/>
          <w:sz w:val="24"/>
          <w:szCs w:val="24"/>
        </w:rPr>
        <w:t>.</w:t>
      </w:r>
    </w:p>
    <w:p w14:paraId="11220293" w14:textId="77777777" w:rsidR="008F7561" w:rsidRDefault="008F7561" w:rsidP="008F7561">
      <w:pPr>
        <w:rPr>
          <w:rFonts w:ascii="Times New Roman" w:eastAsia="Times New Roman" w:hAnsi="Times New Roman" w:cs="Times New Roman"/>
          <w:sz w:val="24"/>
          <w:szCs w:val="24"/>
        </w:rPr>
      </w:pPr>
    </w:p>
    <w:p w14:paraId="60C97A1F" w14:textId="77777777" w:rsidR="008F7561" w:rsidRDefault="008F7561" w:rsidP="008F7561">
      <w:pPr>
        <w:rPr>
          <w:rFonts w:ascii="Times New Roman" w:eastAsia="Times New Roman" w:hAnsi="Times New Roman" w:cs="Times New Roman"/>
          <w:sz w:val="24"/>
          <w:szCs w:val="24"/>
        </w:rPr>
      </w:pPr>
    </w:p>
    <w:p w14:paraId="2C5EE45C" w14:textId="77777777" w:rsidR="008F7561" w:rsidRDefault="008F7561" w:rsidP="008F7561">
      <w:pPr>
        <w:rPr>
          <w:rFonts w:ascii="Times New Roman" w:eastAsia="Times New Roman" w:hAnsi="Times New Roman" w:cs="Times New Roman"/>
          <w:sz w:val="24"/>
          <w:szCs w:val="24"/>
        </w:rPr>
      </w:pPr>
    </w:p>
    <w:p w14:paraId="4F6B62E1" w14:textId="77777777" w:rsidR="008F7561" w:rsidRDefault="008F7561" w:rsidP="008F7561">
      <w:pPr>
        <w:rPr>
          <w:rFonts w:ascii="Times New Roman" w:eastAsia="Times New Roman" w:hAnsi="Times New Roman" w:cs="Times New Roman"/>
          <w:sz w:val="24"/>
          <w:szCs w:val="24"/>
        </w:rPr>
      </w:pPr>
    </w:p>
    <w:p w14:paraId="65BD3A30" w14:textId="77777777" w:rsidR="008F7561" w:rsidRDefault="008F7561" w:rsidP="008F7561">
      <w:pPr>
        <w:rPr>
          <w:rFonts w:ascii="Times New Roman" w:eastAsia="Times New Roman" w:hAnsi="Times New Roman" w:cs="Times New Roman"/>
          <w:sz w:val="24"/>
          <w:szCs w:val="24"/>
        </w:rPr>
      </w:pPr>
    </w:p>
    <w:p w14:paraId="276E2539" w14:textId="77777777" w:rsidR="008F7561" w:rsidRDefault="008F7561" w:rsidP="008F7561">
      <w:pPr>
        <w:rPr>
          <w:rFonts w:ascii="Times New Roman" w:eastAsia="Times New Roman" w:hAnsi="Times New Roman" w:cs="Times New Roman"/>
          <w:sz w:val="24"/>
          <w:szCs w:val="24"/>
        </w:rPr>
      </w:pPr>
    </w:p>
    <w:p w14:paraId="4796B0C2" w14:textId="77777777" w:rsidR="008F7561" w:rsidRDefault="008F7561" w:rsidP="008F7561">
      <w:pPr>
        <w:rPr>
          <w:rFonts w:ascii="Times New Roman" w:eastAsia="Times New Roman" w:hAnsi="Times New Roman" w:cs="Times New Roman"/>
          <w:sz w:val="24"/>
          <w:szCs w:val="24"/>
        </w:rPr>
      </w:pPr>
    </w:p>
    <w:p w14:paraId="7B07CD07" w14:textId="77777777" w:rsidR="008F7561" w:rsidRDefault="008F7561" w:rsidP="008F7561">
      <w:pPr>
        <w:rPr>
          <w:rFonts w:ascii="Times New Roman" w:eastAsia="Times New Roman" w:hAnsi="Times New Roman" w:cs="Times New Roman"/>
          <w:sz w:val="24"/>
          <w:szCs w:val="24"/>
        </w:rPr>
      </w:pPr>
    </w:p>
    <w:p w14:paraId="75517B7A" w14:textId="77777777" w:rsidR="008F7561" w:rsidRDefault="008F7561" w:rsidP="008F7561">
      <w:pPr>
        <w:rPr>
          <w:rFonts w:ascii="Times New Roman" w:eastAsia="Times New Roman" w:hAnsi="Times New Roman" w:cs="Times New Roman"/>
          <w:sz w:val="24"/>
          <w:szCs w:val="24"/>
        </w:rPr>
      </w:pPr>
    </w:p>
    <w:p w14:paraId="7CB8C830" w14:textId="73F64038" w:rsidR="008F7561" w:rsidRDefault="008F7561" w:rsidP="008F7561">
      <w:pPr>
        <w:rPr>
          <w:rFonts w:ascii="Times New Roman" w:eastAsia="Times New Roman" w:hAnsi="Times New Roman" w:cs="Times New Roman"/>
          <w:sz w:val="24"/>
          <w:szCs w:val="24"/>
        </w:rPr>
      </w:pPr>
    </w:p>
    <w:p w14:paraId="490AA213" w14:textId="330A4F6D" w:rsidR="00423A41" w:rsidRDefault="00423A41" w:rsidP="008F7561">
      <w:pPr>
        <w:rPr>
          <w:rFonts w:ascii="Times New Roman" w:eastAsia="Times New Roman" w:hAnsi="Times New Roman" w:cs="Times New Roman"/>
          <w:sz w:val="24"/>
          <w:szCs w:val="24"/>
        </w:rPr>
      </w:pPr>
    </w:p>
    <w:p w14:paraId="2D95D63A" w14:textId="68482970" w:rsidR="00423A41" w:rsidRDefault="00423A41" w:rsidP="008F7561">
      <w:pPr>
        <w:rPr>
          <w:rFonts w:ascii="Times New Roman" w:eastAsia="Times New Roman" w:hAnsi="Times New Roman" w:cs="Times New Roman"/>
          <w:sz w:val="24"/>
          <w:szCs w:val="24"/>
        </w:rPr>
      </w:pPr>
    </w:p>
    <w:p w14:paraId="336A9AA2" w14:textId="1BBB16BD" w:rsidR="00423A41" w:rsidRDefault="00423A41" w:rsidP="008F7561">
      <w:pPr>
        <w:rPr>
          <w:rFonts w:ascii="Times New Roman" w:eastAsia="Times New Roman" w:hAnsi="Times New Roman" w:cs="Times New Roman"/>
          <w:sz w:val="24"/>
          <w:szCs w:val="24"/>
        </w:rPr>
      </w:pPr>
    </w:p>
    <w:p w14:paraId="73641AFC" w14:textId="626C3CF1" w:rsidR="00423A41" w:rsidRDefault="00423A41" w:rsidP="008F7561">
      <w:pPr>
        <w:rPr>
          <w:rFonts w:ascii="Times New Roman" w:eastAsia="Times New Roman" w:hAnsi="Times New Roman" w:cs="Times New Roman"/>
          <w:sz w:val="24"/>
          <w:szCs w:val="24"/>
        </w:rPr>
      </w:pPr>
    </w:p>
    <w:p w14:paraId="6D6ACC14" w14:textId="35241600" w:rsidR="00423A41" w:rsidRDefault="00423A41" w:rsidP="008F7561">
      <w:pPr>
        <w:rPr>
          <w:rFonts w:ascii="Times New Roman" w:eastAsia="Times New Roman" w:hAnsi="Times New Roman" w:cs="Times New Roman"/>
          <w:sz w:val="24"/>
          <w:szCs w:val="24"/>
        </w:rPr>
      </w:pPr>
    </w:p>
    <w:p w14:paraId="446CC5DB" w14:textId="1BEF43D1" w:rsidR="00423A41" w:rsidRDefault="00423A41" w:rsidP="008F7561">
      <w:pPr>
        <w:rPr>
          <w:rFonts w:ascii="Times New Roman" w:eastAsia="Times New Roman" w:hAnsi="Times New Roman" w:cs="Times New Roman"/>
          <w:sz w:val="24"/>
          <w:szCs w:val="24"/>
        </w:rPr>
      </w:pPr>
    </w:p>
    <w:p w14:paraId="450979EC" w14:textId="17973A23" w:rsidR="00423A41" w:rsidRDefault="00423A41" w:rsidP="008F7561">
      <w:pPr>
        <w:rPr>
          <w:rFonts w:ascii="Times New Roman" w:eastAsia="Times New Roman" w:hAnsi="Times New Roman" w:cs="Times New Roman"/>
          <w:sz w:val="24"/>
          <w:szCs w:val="24"/>
        </w:rPr>
      </w:pPr>
    </w:p>
    <w:p w14:paraId="1F9E1DAB" w14:textId="0FE4F181" w:rsidR="00423A41" w:rsidRDefault="00423A41" w:rsidP="008F7561">
      <w:pPr>
        <w:rPr>
          <w:rFonts w:ascii="Times New Roman" w:eastAsia="Times New Roman" w:hAnsi="Times New Roman" w:cs="Times New Roman"/>
          <w:sz w:val="24"/>
          <w:szCs w:val="24"/>
        </w:rPr>
      </w:pPr>
    </w:p>
    <w:p w14:paraId="5D11A72C" w14:textId="09471D80" w:rsidR="00423A41" w:rsidRDefault="00423A41" w:rsidP="008F7561">
      <w:pPr>
        <w:rPr>
          <w:rFonts w:ascii="Times New Roman" w:eastAsia="Times New Roman" w:hAnsi="Times New Roman" w:cs="Times New Roman"/>
          <w:sz w:val="24"/>
          <w:szCs w:val="24"/>
        </w:rPr>
      </w:pPr>
    </w:p>
    <w:p w14:paraId="08437B2A" w14:textId="1FD8AE8F" w:rsidR="00423A41" w:rsidRDefault="00423A41" w:rsidP="008F7561">
      <w:pPr>
        <w:rPr>
          <w:rFonts w:ascii="Times New Roman" w:eastAsia="Times New Roman" w:hAnsi="Times New Roman" w:cs="Times New Roman"/>
          <w:sz w:val="24"/>
          <w:szCs w:val="24"/>
        </w:rPr>
      </w:pPr>
    </w:p>
    <w:p w14:paraId="56AD758C" w14:textId="57834E48" w:rsidR="00423A41" w:rsidRDefault="00423A41" w:rsidP="008F7561">
      <w:pPr>
        <w:rPr>
          <w:rFonts w:ascii="Times New Roman" w:eastAsia="Times New Roman" w:hAnsi="Times New Roman" w:cs="Times New Roman"/>
          <w:sz w:val="24"/>
          <w:szCs w:val="24"/>
        </w:rPr>
      </w:pPr>
    </w:p>
    <w:p w14:paraId="635EF280" w14:textId="4C8A0A3E" w:rsidR="00423A41" w:rsidRDefault="00423A41" w:rsidP="008F7561">
      <w:pPr>
        <w:rPr>
          <w:rFonts w:ascii="Times New Roman" w:eastAsia="Times New Roman" w:hAnsi="Times New Roman" w:cs="Times New Roman"/>
          <w:sz w:val="24"/>
          <w:szCs w:val="24"/>
        </w:rPr>
      </w:pPr>
    </w:p>
    <w:p w14:paraId="66B7BC05" w14:textId="31B5014E" w:rsidR="00423A41" w:rsidRDefault="00423A41" w:rsidP="008F7561">
      <w:pPr>
        <w:rPr>
          <w:rFonts w:ascii="Times New Roman" w:eastAsia="Times New Roman" w:hAnsi="Times New Roman" w:cs="Times New Roman"/>
          <w:sz w:val="24"/>
          <w:szCs w:val="24"/>
        </w:rPr>
      </w:pPr>
    </w:p>
    <w:p w14:paraId="07FFDFFC" w14:textId="7E40876E" w:rsidR="00423A41" w:rsidRDefault="00423A41" w:rsidP="008F7561">
      <w:pPr>
        <w:rPr>
          <w:rFonts w:ascii="Times New Roman" w:eastAsia="Times New Roman" w:hAnsi="Times New Roman" w:cs="Times New Roman"/>
          <w:sz w:val="24"/>
          <w:szCs w:val="24"/>
        </w:rPr>
      </w:pPr>
    </w:p>
    <w:p w14:paraId="2AD980E4" w14:textId="3EDE2B1A" w:rsidR="00C85368" w:rsidRDefault="00C85368" w:rsidP="008F7561">
      <w:pPr>
        <w:rPr>
          <w:rFonts w:ascii="Times New Roman" w:eastAsia="Times New Roman" w:hAnsi="Times New Roman" w:cs="Times New Roman"/>
          <w:sz w:val="24"/>
          <w:szCs w:val="24"/>
        </w:rPr>
      </w:pPr>
    </w:p>
    <w:p w14:paraId="6C284927" w14:textId="77777777" w:rsidR="00985953" w:rsidRPr="009A5331" w:rsidRDefault="00985953" w:rsidP="008F7561">
      <w:pPr>
        <w:rPr>
          <w:rFonts w:ascii="Times New Roman" w:eastAsia="Times New Roman" w:hAnsi="Times New Roman" w:cs="Times New Roman"/>
          <w:b/>
          <w:bCs/>
          <w:color w:val="FF0000"/>
          <w:sz w:val="24"/>
          <w:szCs w:val="24"/>
        </w:rPr>
      </w:pPr>
    </w:p>
    <w:p w14:paraId="57E4CFD3" w14:textId="77777777" w:rsidR="008F7561" w:rsidRPr="00EE54B5" w:rsidRDefault="008F7561" w:rsidP="00A229AF">
      <w:pPr>
        <w:pStyle w:val="Ttulo1"/>
        <w:spacing w:before="0" w:after="0" w:line="360" w:lineRule="auto"/>
        <w:jc w:val="both"/>
        <w:rPr>
          <w:rFonts w:ascii="Times New Roman" w:eastAsia="Times New Roman" w:hAnsi="Times New Roman" w:cs="Times New Roman"/>
          <w:b/>
          <w:bCs/>
          <w:sz w:val="24"/>
          <w:szCs w:val="24"/>
        </w:rPr>
      </w:pPr>
      <w:bookmarkStart w:id="149" w:name="_Toc225944946"/>
      <w:bookmarkStart w:id="150" w:name="_Toc228268382"/>
      <w:r w:rsidRPr="00EE54B5">
        <w:rPr>
          <w:rFonts w:ascii="Times New Roman" w:eastAsia="Times New Roman" w:hAnsi="Times New Roman" w:cs="Times New Roman"/>
          <w:b/>
          <w:bCs/>
          <w:sz w:val="24"/>
          <w:szCs w:val="24"/>
        </w:rPr>
        <w:lastRenderedPageBreak/>
        <w:t>REFERÊNCIAS BIBLIOGRÁFICAS</w:t>
      </w:r>
      <w:bookmarkEnd w:id="149"/>
      <w:bookmarkEnd w:id="150"/>
    </w:p>
    <w:p w14:paraId="0005AB32" w14:textId="77777777" w:rsidR="008F7561" w:rsidRDefault="008F7561" w:rsidP="00A229AF">
      <w:pPr>
        <w:spacing w:after="0" w:line="360" w:lineRule="auto"/>
        <w:jc w:val="both"/>
        <w:rPr>
          <w:rFonts w:ascii="Times New Roman" w:eastAsia="Times New Roman" w:hAnsi="Times New Roman" w:cs="Times New Roman"/>
          <w:sz w:val="24"/>
          <w:szCs w:val="24"/>
          <w:lang w:val="en-US"/>
        </w:rPr>
      </w:pPr>
      <w:commentRangeStart w:id="151"/>
      <w:r w:rsidRPr="00EE54B5">
        <w:rPr>
          <w:rFonts w:ascii="Times New Roman" w:eastAsia="Times New Roman" w:hAnsi="Times New Roman" w:cs="Times New Roman"/>
          <w:sz w:val="24"/>
          <w:szCs w:val="24"/>
        </w:rPr>
        <w:t xml:space="preserve">ALCÂNTARA, Maurício Fernandes de. Gentrificação. In: Enciclopédia de Antropologia. São Paulo: Universidade de São Paulo, Departamento de Antropologia, 2018. Disponível em: http://ea.fflch.usp.br/conceito/gentrificacao. </w:t>
      </w:r>
      <w:proofErr w:type="spellStart"/>
      <w:r w:rsidRPr="00C20542">
        <w:rPr>
          <w:rFonts w:ascii="Times New Roman" w:eastAsia="Times New Roman" w:hAnsi="Times New Roman" w:cs="Times New Roman"/>
          <w:sz w:val="24"/>
          <w:szCs w:val="24"/>
          <w:lang w:val="en-US"/>
        </w:rPr>
        <w:t>Acesso</w:t>
      </w:r>
      <w:proofErr w:type="spellEnd"/>
      <w:r w:rsidRPr="00C20542">
        <w:rPr>
          <w:rFonts w:ascii="Times New Roman" w:eastAsia="Times New Roman" w:hAnsi="Times New Roman" w:cs="Times New Roman"/>
          <w:sz w:val="24"/>
          <w:szCs w:val="24"/>
          <w:lang w:val="en-US"/>
        </w:rPr>
        <w:t xml:space="preserve"> </w:t>
      </w:r>
      <w:proofErr w:type="spellStart"/>
      <w:r w:rsidRPr="00C20542">
        <w:rPr>
          <w:rFonts w:ascii="Times New Roman" w:eastAsia="Times New Roman" w:hAnsi="Times New Roman" w:cs="Times New Roman"/>
          <w:sz w:val="24"/>
          <w:szCs w:val="24"/>
          <w:lang w:val="en-US"/>
        </w:rPr>
        <w:t>em</w:t>
      </w:r>
      <w:proofErr w:type="spellEnd"/>
      <w:r w:rsidRPr="00C20542">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11 abr. 2026. </w:t>
      </w:r>
      <w:r>
        <w:rPr>
          <w:rFonts w:ascii="Times New Roman" w:eastAsia="Times New Roman" w:hAnsi="Times New Roman" w:cs="Times New Roman"/>
          <w:sz w:val="24"/>
          <w:szCs w:val="24"/>
          <w:lang w:val="en-US"/>
        </w:rPr>
        <w:br/>
      </w:r>
      <w:commentRangeEnd w:id="151"/>
      <w:r w:rsidR="00F934A1">
        <w:rPr>
          <w:rStyle w:val="Refdecomentrio"/>
          <w:rFonts w:ascii="Times New Roman" w:eastAsia="Times New Roman" w:hAnsi="Times New Roman" w:cs="Times New Roman"/>
          <w:sz w:val="24"/>
          <w:szCs w:val="24"/>
          <w:lang w:val="en-US"/>
        </w:rPr>
        <w:commentReference w:id="151"/>
      </w:r>
      <w:r>
        <w:rPr>
          <w:rFonts w:ascii="Times New Roman" w:eastAsia="Times New Roman" w:hAnsi="Times New Roman" w:cs="Times New Roman"/>
          <w:sz w:val="24"/>
          <w:szCs w:val="24"/>
          <w:lang w:val="en-US"/>
        </w:rPr>
        <w:br/>
        <w:t>ALONSO, W. Location and Land Use. Cambridge-MA: Harvard University Press, 1964.</w:t>
      </w:r>
    </w:p>
    <w:p w14:paraId="748552F6" w14:textId="77777777" w:rsidR="008F7561" w:rsidRDefault="008F7561" w:rsidP="00A229AF">
      <w:pPr>
        <w:spacing w:after="0" w:line="360" w:lineRule="auto"/>
        <w:jc w:val="both"/>
        <w:rPr>
          <w:rFonts w:ascii="Times New Roman" w:eastAsia="Times New Roman" w:hAnsi="Times New Roman" w:cs="Times New Roman"/>
          <w:sz w:val="24"/>
          <w:szCs w:val="24"/>
          <w:lang w:val="en-US"/>
        </w:rPr>
      </w:pPr>
    </w:p>
    <w:p w14:paraId="39CC913E" w14:textId="77777777" w:rsidR="008F7561" w:rsidRDefault="008F7561" w:rsidP="00A229A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ANGRIST, J. D.; PISCHKE, J.-S. Mostly Harmless Econometrics: An Empiricist’s Companion. </w:t>
      </w:r>
      <w:r>
        <w:rPr>
          <w:rFonts w:ascii="Times New Roman" w:eastAsia="Times New Roman" w:hAnsi="Times New Roman" w:cs="Times New Roman"/>
          <w:sz w:val="24"/>
          <w:szCs w:val="24"/>
        </w:rPr>
        <w:t xml:space="preserve">Princeton: Princeton </w:t>
      </w:r>
      <w:proofErr w:type="spellStart"/>
      <w:r>
        <w:rPr>
          <w:rFonts w:ascii="Times New Roman" w:eastAsia="Times New Roman" w:hAnsi="Times New Roman" w:cs="Times New Roman"/>
          <w:sz w:val="24"/>
          <w:szCs w:val="24"/>
        </w:rPr>
        <w:t>University</w:t>
      </w:r>
      <w:proofErr w:type="spellEnd"/>
      <w:r>
        <w:rPr>
          <w:rFonts w:ascii="Times New Roman" w:eastAsia="Times New Roman" w:hAnsi="Times New Roman" w:cs="Times New Roman"/>
          <w:sz w:val="24"/>
          <w:szCs w:val="24"/>
        </w:rPr>
        <w:t xml:space="preserve"> Press, 2008.</w:t>
      </w:r>
    </w:p>
    <w:p w14:paraId="77ECD21C"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p>
    <w:p w14:paraId="53456D2A" w14:textId="77777777" w:rsidR="008F7561" w:rsidRPr="00A5457F" w:rsidRDefault="008F7561" w:rsidP="00A229A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ATLAS BRASIL. Consulta — planilha: banco de dados IDHM. Disponível em: </w:t>
      </w:r>
      <w:hyperlink r:id="rId12">
        <w:r>
          <w:rPr>
            <w:rFonts w:ascii="Times New Roman" w:eastAsia="Times New Roman" w:hAnsi="Times New Roman" w:cs="Times New Roman"/>
            <w:color w:val="1155CC"/>
            <w:sz w:val="24"/>
            <w:szCs w:val="24"/>
            <w:u w:val="single"/>
          </w:rPr>
          <w:t>https://www.atlasbrasil.org.br/consulta/planilha</w:t>
        </w:r>
      </w:hyperlink>
      <w:r>
        <w:rPr>
          <w:rFonts w:ascii="Times New Roman" w:eastAsia="Times New Roman" w:hAnsi="Times New Roman" w:cs="Times New Roman"/>
          <w:sz w:val="24"/>
          <w:szCs w:val="24"/>
        </w:rPr>
        <w:t xml:space="preserve">. </w:t>
      </w:r>
      <w:r w:rsidRPr="00A5457F">
        <w:rPr>
          <w:rFonts w:ascii="Times New Roman" w:eastAsia="Times New Roman" w:hAnsi="Times New Roman" w:cs="Times New Roman"/>
          <w:sz w:val="24"/>
          <w:szCs w:val="24"/>
        </w:rPr>
        <w:t>Acesso em 05 dez. 2025.</w:t>
      </w:r>
    </w:p>
    <w:p w14:paraId="2979BACD"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p>
    <w:p w14:paraId="3E001C72" w14:textId="77777777" w:rsidR="008F7561" w:rsidRDefault="008F7561" w:rsidP="00A229AF">
      <w:pPr>
        <w:spacing w:after="0" w:line="360" w:lineRule="auto"/>
        <w:jc w:val="both"/>
        <w:rPr>
          <w:rFonts w:ascii="Times New Roman" w:eastAsia="Times New Roman" w:hAnsi="Times New Roman" w:cs="Times New Roman"/>
          <w:sz w:val="24"/>
          <w:szCs w:val="24"/>
        </w:rPr>
      </w:pPr>
      <w:r w:rsidRPr="00B66487">
        <w:rPr>
          <w:rFonts w:ascii="Times New Roman" w:eastAsia="Times New Roman" w:hAnsi="Times New Roman" w:cs="Times New Roman"/>
          <w:sz w:val="24"/>
          <w:szCs w:val="24"/>
        </w:rPr>
        <w:t xml:space="preserve">BALTAGI, B. H. </w:t>
      </w:r>
      <w:proofErr w:type="spellStart"/>
      <w:r w:rsidRPr="00B66487">
        <w:rPr>
          <w:rFonts w:ascii="Times New Roman" w:eastAsia="Times New Roman" w:hAnsi="Times New Roman" w:cs="Times New Roman"/>
          <w:sz w:val="24"/>
          <w:szCs w:val="24"/>
        </w:rPr>
        <w:t>Econometrics</w:t>
      </w:r>
      <w:proofErr w:type="spellEnd"/>
      <w:r w:rsidRPr="00B66487">
        <w:rPr>
          <w:rFonts w:ascii="Times New Roman" w:eastAsia="Times New Roman" w:hAnsi="Times New Roman" w:cs="Times New Roman"/>
          <w:sz w:val="24"/>
          <w:szCs w:val="24"/>
        </w:rPr>
        <w:t xml:space="preserve"> </w:t>
      </w:r>
      <w:proofErr w:type="spellStart"/>
      <w:r w:rsidRPr="00B66487">
        <w:rPr>
          <w:rFonts w:ascii="Times New Roman" w:eastAsia="Times New Roman" w:hAnsi="Times New Roman" w:cs="Times New Roman"/>
          <w:sz w:val="24"/>
          <w:szCs w:val="24"/>
        </w:rPr>
        <w:t>of</w:t>
      </w:r>
      <w:proofErr w:type="spellEnd"/>
      <w:r w:rsidRPr="00B66487">
        <w:rPr>
          <w:rFonts w:ascii="Times New Roman" w:eastAsia="Times New Roman" w:hAnsi="Times New Roman" w:cs="Times New Roman"/>
          <w:sz w:val="24"/>
          <w:szCs w:val="24"/>
        </w:rPr>
        <w:t xml:space="preserve"> </w:t>
      </w:r>
      <w:proofErr w:type="spellStart"/>
      <w:r w:rsidRPr="00B66487">
        <w:rPr>
          <w:rFonts w:ascii="Times New Roman" w:eastAsia="Times New Roman" w:hAnsi="Times New Roman" w:cs="Times New Roman"/>
          <w:sz w:val="24"/>
          <w:szCs w:val="24"/>
        </w:rPr>
        <w:t>Panel</w:t>
      </w:r>
      <w:proofErr w:type="spellEnd"/>
      <w:r w:rsidRPr="00B66487">
        <w:rPr>
          <w:rFonts w:ascii="Times New Roman" w:eastAsia="Times New Roman" w:hAnsi="Times New Roman" w:cs="Times New Roman"/>
          <w:sz w:val="24"/>
          <w:szCs w:val="24"/>
        </w:rPr>
        <w:t xml:space="preserve"> Data. </w:t>
      </w:r>
      <w:proofErr w:type="spellStart"/>
      <w:r w:rsidRPr="00B66487">
        <w:rPr>
          <w:rFonts w:ascii="Times New Roman" w:eastAsia="Times New Roman" w:hAnsi="Times New Roman" w:cs="Times New Roman"/>
          <w:sz w:val="24"/>
          <w:szCs w:val="24"/>
        </w:rPr>
        <w:t>Wiley</w:t>
      </w:r>
      <w:proofErr w:type="spellEnd"/>
      <w:r w:rsidRPr="00B66487">
        <w:rPr>
          <w:rFonts w:ascii="Times New Roman" w:eastAsia="Times New Roman" w:hAnsi="Times New Roman" w:cs="Times New Roman"/>
          <w:sz w:val="24"/>
          <w:szCs w:val="24"/>
        </w:rPr>
        <w:t>, 2005.</w:t>
      </w:r>
    </w:p>
    <w:p w14:paraId="25501051"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p>
    <w:p w14:paraId="0B8EB12C" w14:textId="77777777" w:rsidR="008F7561" w:rsidRDefault="008F7561" w:rsidP="00A229A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BOGOTÁ. </w:t>
      </w:r>
      <w:r>
        <w:rPr>
          <w:rFonts w:ascii="Times New Roman" w:eastAsia="Times New Roman" w:hAnsi="Times New Roman" w:cs="Times New Roman"/>
          <w:i/>
          <w:iCs/>
          <w:sz w:val="24"/>
          <w:szCs w:val="24"/>
        </w:rPr>
        <w:t xml:space="preserve">Bogotá </w:t>
      </w:r>
      <w:proofErr w:type="spellStart"/>
      <w:r>
        <w:rPr>
          <w:rFonts w:ascii="Times New Roman" w:eastAsia="Times New Roman" w:hAnsi="Times New Roman" w:cs="Times New Roman"/>
          <w:i/>
          <w:iCs/>
          <w:sz w:val="24"/>
          <w:szCs w:val="24"/>
        </w:rPr>
        <w:t>Productiva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las</w:t>
      </w:r>
      <w:proofErr w:type="spellEnd"/>
      <w:r>
        <w:rPr>
          <w:rFonts w:ascii="Times New Roman" w:eastAsia="Times New Roman" w:hAnsi="Times New Roman" w:cs="Times New Roman"/>
          <w:i/>
          <w:iCs/>
          <w:sz w:val="24"/>
          <w:szCs w:val="24"/>
        </w:rPr>
        <w:t xml:space="preserve"> 24 Horas: </w:t>
      </w:r>
      <w:proofErr w:type="spellStart"/>
      <w:r>
        <w:rPr>
          <w:rFonts w:ascii="Times New Roman" w:eastAsia="Times New Roman" w:hAnsi="Times New Roman" w:cs="Times New Roman"/>
          <w:i/>
          <w:iCs/>
          <w:sz w:val="24"/>
          <w:szCs w:val="24"/>
        </w:rPr>
        <w:t>Estrategia</w:t>
      </w:r>
      <w:proofErr w:type="spellEnd"/>
      <w:r>
        <w:rPr>
          <w:rFonts w:ascii="Times New Roman" w:eastAsia="Times New Roman" w:hAnsi="Times New Roman" w:cs="Times New Roman"/>
          <w:i/>
          <w:iCs/>
          <w:sz w:val="24"/>
          <w:szCs w:val="24"/>
        </w:rPr>
        <w:t xml:space="preserve"> de </w:t>
      </w:r>
      <w:proofErr w:type="spellStart"/>
      <w:r>
        <w:rPr>
          <w:rFonts w:ascii="Times New Roman" w:eastAsia="Times New Roman" w:hAnsi="Times New Roman" w:cs="Times New Roman"/>
          <w:i/>
          <w:iCs/>
          <w:sz w:val="24"/>
          <w:szCs w:val="24"/>
        </w:rPr>
        <w:t>implementación</w:t>
      </w:r>
      <w:proofErr w:type="spellEnd"/>
      <w:r>
        <w:rPr>
          <w:rFonts w:ascii="Times New Roman" w:eastAsia="Times New Roman" w:hAnsi="Times New Roman" w:cs="Times New Roman"/>
          <w:i/>
          <w:iCs/>
          <w:sz w:val="24"/>
          <w:szCs w:val="24"/>
        </w:rPr>
        <w:t xml:space="preserve"> de oferta económica </w:t>
      </w:r>
      <w:proofErr w:type="spellStart"/>
      <w:r>
        <w:rPr>
          <w:rFonts w:ascii="Times New Roman" w:eastAsia="Times New Roman" w:hAnsi="Times New Roman" w:cs="Times New Roman"/>
          <w:i/>
          <w:iCs/>
          <w:sz w:val="24"/>
          <w:szCs w:val="24"/>
        </w:rPr>
        <w:t>en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horarios</w:t>
      </w:r>
      <w:proofErr w:type="spellEnd"/>
      <w:r>
        <w:rPr>
          <w:rFonts w:ascii="Times New Roman" w:eastAsia="Times New Roman" w:hAnsi="Times New Roman" w:cs="Times New Roman"/>
          <w:i/>
          <w:iCs/>
          <w:sz w:val="24"/>
          <w:szCs w:val="24"/>
        </w:rPr>
        <w:t xml:space="preserve"> no </w:t>
      </w:r>
      <w:proofErr w:type="spellStart"/>
      <w:r>
        <w:rPr>
          <w:rFonts w:ascii="Times New Roman" w:eastAsia="Times New Roman" w:hAnsi="Times New Roman" w:cs="Times New Roman"/>
          <w:i/>
          <w:iCs/>
          <w:sz w:val="24"/>
          <w:szCs w:val="24"/>
        </w:rPr>
        <w:t>convencionales</w:t>
      </w:r>
      <w:proofErr w:type="spellEnd"/>
      <w:r>
        <w:rPr>
          <w:rFonts w:ascii="Times New Roman" w:eastAsia="Times New Roman" w:hAnsi="Times New Roman" w:cs="Times New Roman"/>
          <w:sz w:val="24"/>
          <w:szCs w:val="24"/>
        </w:rPr>
        <w:t xml:space="preserve">. Bogotá: </w:t>
      </w:r>
      <w:proofErr w:type="spellStart"/>
      <w:r>
        <w:rPr>
          <w:rFonts w:ascii="Times New Roman" w:eastAsia="Times New Roman" w:hAnsi="Times New Roman" w:cs="Times New Roman"/>
          <w:sz w:val="24"/>
          <w:szCs w:val="24"/>
        </w:rPr>
        <w:t>Secretaría</w:t>
      </w:r>
      <w:proofErr w:type="spellEnd"/>
      <w:r>
        <w:rPr>
          <w:rFonts w:ascii="Times New Roman" w:eastAsia="Times New Roman" w:hAnsi="Times New Roman" w:cs="Times New Roman"/>
          <w:sz w:val="24"/>
          <w:szCs w:val="24"/>
        </w:rPr>
        <w:t xml:space="preserve"> Distrital de </w:t>
      </w:r>
      <w:proofErr w:type="spellStart"/>
      <w:r>
        <w:rPr>
          <w:rFonts w:ascii="Times New Roman" w:eastAsia="Times New Roman" w:hAnsi="Times New Roman" w:cs="Times New Roman"/>
          <w:sz w:val="24"/>
          <w:szCs w:val="24"/>
        </w:rPr>
        <w:t>Desarrollo</w:t>
      </w:r>
      <w:proofErr w:type="spellEnd"/>
      <w:r>
        <w:rPr>
          <w:rFonts w:ascii="Times New Roman" w:eastAsia="Times New Roman" w:hAnsi="Times New Roman" w:cs="Times New Roman"/>
          <w:sz w:val="24"/>
          <w:szCs w:val="24"/>
        </w:rPr>
        <w:t xml:space="preserve"> Económico, </w:t>
      </w:r>
      <w:proofErr w:type="spellStart"/>
      <w:r>
        <w:rPr>
          <w:rFonts w:ascii="Times New Roman" w:eastAsia="Times New Roman" w:hAnsi="Times New Roman" w:cs="Times New Roman"/>
          <w:sz w:val="24"/>
          <w:szCs w:val="24"/>
        </w:rPr>
        <w:t>Alcaldía</w:t>
      </w:r>
      <w:proofErr w:type="spellEnd"/>
      <w:r>
        <w:rPr>
          <w:rFonts w:ascii="Times New Roman" w:eastAsia="Times New Roman" w:hAnsi="Times New Roman" w:cs="Times New Roman"/>
          <w:sz w:val="24"/>
          <w:szCs w:val="24"/>
        </w:rPr>
        <w:t xml:space="preserve"> Mayor de Bogotá, nov. 2023.</w:t>
      </w:r>
    </w:p>
    <w:p w14:paraId="7C2F8BDE" w14:textId="77777777" w:rsidR="008F7561" w:rsidRDefault="008F7561" w:rsidP="00A229AF">
      <w:pPr>
        <w:spacing w:after="0" w:line="360" w:lineRule="auto"/>
        <w:ind w:firstLine="709"/>
        <w:jc w:val="both"/>
        <w:rPr>
          <w:rFonts w:ascii="Times New Roman" w:eastAsia="Times New Roman" w:hAnsi="Times New Roman" w:cs="Times New Roman"/>
          <w:sz w:val="24"/>
          <w:szCs w:val="24"/>
          <w:highlight w:val="white"/>
        </w:rPr>
      </w:pPr>
    </w:p>
    <w:p w14:paraId="4715CE44" w14:textId="77777777" w:rsidR="008F7561" w:rsidRDefault="008F7561" w:rsidP="00A229AF">
      <w:pPr>
        <w:spacing w:after="0" w:line="360" w:lineRule="auto"/>
        <w:jc w:val="both"/>
        <w:rPr>
          <w:rFonts w:ascii="Times New Roman" w:eastAsia="Times New Roman" w:hAnsi="Times New Roman" w:cs="Times New Roman"/>
          <w:sz w:val="24"/>
          <w:szCs w:val="24"/>
          <w:highlight w:val="white"/>
        </w:rPr>
      </w:pPr>
      <w:r w:rsidRPr="00EE54B5">
        <w:rPr>
          <w:rFonts w:ascii="Times New Roman" w:eastAsia="Times New Roman" w:hAnsi="Times New Roman" w:cs="Times New Roman"/>
          <w:sz w:val="24"/>
          <w:szCs w:val="24"/>
          <w:lang w:val="en-US"/>
        </w:rPr>
        <w:t xml:space="preserve">BROWN, Richard. Should London's Mayors have more nightlife powers? </w:t>
      </w:r>
      <w:proofErr w:type="spellStart"/>
      <w:r w:rsidRPr="00F91E13">
        <w:rPr>
          <w:rFonts w:ascii="Times New Roman" w:eastAsia="Times New Roman" w:hAnsi="Times New Roman" w:cs="Times New Roman"/>
          <w:sz w:val="24"/>
          <w:szCs w:val="24"/>
        </w:rPr>
        <w:t>OnLondon</w:t>
      </w:r>
      <w:proofErr w:type="spellEnd"/>
      <w:r w:rsidRPr="00F91E13">
        <w:rPr>
          <w:rFonts w:ascii="Times New Roman" w:eastAsia="Times New Roman" w:hAnsi="Times New Roman" w:cs="Times New Roman"/>
          <w:sz w:val="24"/>
          <w:szCs w:val="24"/>
        </w:rPr>
        <w:t>, 24 abr. 2024. Disponível em: https://www.onlondon.co.uk/richard-brown-should-londons-mayors-have-more-nightlife-powers/. Acesso em: 11 abr. 2026.</w:t>
      </w:r>
      <w:r>
        <w:rPr>
          <w:rFonts w:ascii="Times New Roman" w:eastAsia="Times New Roman" w:hAnsi="Times New Roman" w:cs="Times New Roman"/>
          <w:sz w:val="24"/>
          <w:szCs w:val="24"/>
          <w:highlight w:val="white"/>
        </w:rPr>
        <w:br/>
      </w:r>
    </w:p>
    <w:p w14:paraId="2A96E20B" w14:textId="77777777" w:rsidR="008F7561" w:rsidRDefault="008F7561" w:rsidP="00A229AF">
      <w:pPr>
        <w:spacing w:after="0" w:line="360" w:lineRule="auto"/>
        <w:jc w:val="both"/>
        <w:rPr>
          <w:rFonts w:ascii="Times New Roman" w:eastAsia="Times New Roman" w:hAnsi="Times New Roman" w:cs="Times New Roman"/>
          <w:sz w:val="24"/>
          <w:szCs w:val="24"/>
          <w:highlight w:val="white"/>
        </w:rPr>
      </w:pPr>
      <w:r w:rsidRPr="003D1BA0">
        <w:rPr>
          <w:rFonts w:ascii="Times New Roman" w:eastAsia="Times New Roman" w:hAnsi="Times New Roman" w:cs="Times New Roman"/>
          <w:sz w:val="24"/>
          <w:szCs w:val="24"/>
        </w:rPr>
        <w:t>CARVALHO, Agatha Müller de. Cidade Baixa: interiores urbanos. 2013. Trabalho de Conclusão de Curso (Graduação em Arquitetura e Urbanismo) – Universidade Federal do Rio Grande do Sul, Porto Alegre, 2013.</w:t>
      </w:r>
    </w:p>
    <w:p w14:paraId="796A8394" w14:textId="77777777" w:rsidR="008F7561" w:rsidRDefault="008F7561" w:rsidP="00A229AF">
      <w:pPr>
        <w:spacing w:after="0" w:line="360" w:lineRule="auto"/>
        <w:ind w:firstLine="709"/>
        <w:jc w:val="both"/>
        <w:rPr>
          <w:rFonts w:ascii="Times New Roman" w:eastAsia="Times New Roman" w:hAnsi="Times New Roman" w:cs="Times New Roman"/>
          <w:sz w:val="24"/>
          <w:szCs w:val="24"/>
          <w:highlight w:val="white"/>
        </w:rPr>
      </w:pPr>
    </w:p>
    <w:p w14:paraId="0646BED4" w14:textId="77777777" w:rsidR="008F7561" w:rsidRDefault="008F7561" w:rsidP="00A229AF">
      <w:pPr>
        <w:spacing w:after="0" w:line="360" w:lineRule="auto"/>
        <w:jc w:val="both"/>
        <w:rPr>
          <w:rFonts w:ascii="Times New Roman" w:eastAsia="Times New Roman" w:hAnsi="Times New Roman" w:cs="Times New Roman"/>
          <w:sz w:val="24"/>
          <w:szCs w:val="24"/>
          <w:highlight w:val="white"/>
        </w:rPr>
      </w:pPr>
      <w:r w:rsidRPr="00A5457F">
        <w:rPr>
          <w:rFonts w:ascii="Times New Roman" w:eastAsia="Times New Roman" w:hAnsi="Times New Roman" w:cs="Times New Roman"/>
          <w:sz w:val="24"/>
          <w:szCs w:val="24"/>
          <w:lang w:val="en-US"/>
        </w:rPr>
        <w:t xml:space="preserve">CHATTERTON, Paul; HOLLANDS, Robert. Urban Nightscapes: Youth Cultures, Pleasure Spaces and Corporate Power. </w:t>
      </w:r>
      <w:r w:rsidRPr="00B66487">
        <w:rPr>
          <w:rFonts w:ascii="Times New Roman" w:eastAsia="Times New Roman" w:hAnsi="Times New Roman" w:cs="Times New Roman"/>
          <w:sz w:val="24"/>
          <w:szCs w:val="24"/>
        </w:rPr>
        <w:t xml:space="preserve">New York: </w:t>
      </w:r>
      <w:proofErr w:type="spellStart"/>
      <w:r w:rsidRPr="00B66487">
        <w:rPr>
          <w:rFonts w:ascii="Times New Roman" w:eastAsia="Times New Roman" w:hAnsi="Times New Roman" w:cs="Times New Roman"/>
          <w:sz w:val="24"/>
          <w:szCs w:val="24"/>
        </w:rPr>
        <w:t>Routledge</w:t>
      </w:r>
      <w:proofErr w:type="spellEnd"/>
      <w:r w:rsidRPr="00B66487">
        <w:rPr>
          <w:rFonts w:ascii="Times New Roman" w:eastAsia="Times New Roman" w:hAnsi="Times New Roman" w:cs="Times New Roman"/>
          <w:sz w:val="24"/>
          <w:szCs w:val="24"/>
        </w:rPr>
        <w:t>, 2003</w:t>
      </w:r>
    </w:p>
    <w:p w14:paraId="63137A72"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p>
    <w:p w14:paraId="7D4D406D" w14:textId="77777777" w:rsidR="008F7561" w:rsidRDefault="008F7561" w:rsidP="00A229A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CRUZ, </w:t>
      </w:r>
      <w:proofErr w:type="spellStart"/>
      <w:r>
        <w:rPr>
          <w:rFonts w:ascii="Times New Roman" w:eastAsia="Times New Roman" w:hAnsi="Times New Roman" w:cs="Times New Roman"/>
          <w:sz w:val="24"/>
          <w:szCs w:val="24"/>
          <w:highlight w:val="white"/>
        </w:rPr>
        <w:t>Layara</w:t>
      </w:r>
      <w:proofErr w:type="spellEnd"/>
      <w:r>
        <w:rPr>
          <w:rFonts w:ascii="Times New Roman" w:eastAsia="Times New Roman" w:hAnsi="Times New Roman" w:cs="Times New Roman"/>
          <w:sz w:val="24"/>
          <w:szCs w:val="24"/>
          <w:highlight w:val="white"/>
        </w:rPr>
        <w:t xml:space="preserve"> Alves; TENORIO, Gabriela de Souza. </w:t>
      </w:r>
      <w:r>
        <w:rPr>
          <w:rFonts w:ascii="Times New Roman" w:eastAsia="Times New Roman" w:hAnsi="Times New Roman" w:cs="Times New Roman"/>
          <w:b/>
          <w:bCs/>
          <w:sz w:val="24"/>
          <w:szCs w:val="24"/>
          <w:highlight w:val="white"/>
        </w:rPr>
        <w:t>A cidade à noite: uso e apropriação de espaços públicos no período noturno</w:t>
      </w:r>
      <w:r>
        <w:rPr>
          <w:rFonts w:ascii="Times New Roman" w:eastAsia="Times New Roman" w:hAnsi="Times New Roman" w:cs="Times New Roman"/>
          <w:sz w:val="24"/>
          <w:szCs w:val="24"/>
          <w:highlight w:val="white"/>
        </w:rPr>
        <w:t xml:space="preserve">. In: SEMINÁRIO INTERNACIONAL DE INVESTIGACIÓN EN URBANISMO, 12., 2020, São Paulo-Lisboa. Anais […]. São Paulo: </w:t>
      </w:r>
      <w:r>
        <w:rPr>
          <w:rFonts w:ascii="Times New Roman" w:eastAsia="Times New Roman" w:hAnsi="Times New Roman" w:cs="Times New Roman"/>
          <w:sz w:val="24"/>
          <w:szCs w:val="24"/>
          <w:highlight w:val="white"/>
        </w:rPr>
        <w:lastRenderedPageBreak/>
        <w:t>FAU/</w:t>
      </w:r>
      <w:proofErr w:type="spellStart"/>
      <w:r>
        <w:rPr>
          <w:rFonts w:ascii="Times New Roman" w:eastAsia="Times New Roman" w:hAnsi="Times New Roman" w:cs="Times New Roman"/>
          <w:sz w:val="24"/>
          <w:szCs w:val="24"/>
          <w:highlight w:val="white"/>
        </w:rPr>
        <w:t>ULisboa</w:t>
      </w:r>
      <w:proofErr w:type="spellEnd"/>
      <w:r>
        <w:rPr>
          <w:rFonts w:ascii="Times New Roman" w:eastAsia="Times New Roman" w:hAnsi="Times New Roman" w:cs="Times New Roman"/>
          <w:sz w:val="24"/>
          <w:szCs w:val="24"/>
          <w:highlight w:val="white"/>
        </w:rPr>
        <w:t>, 2020. Disponível em:</w:t>
      </w:r>
      <w:hyperlink r:id="rId13">
        <w:r>
          <w:rPr>
            <w:rFonts w:ascii="Times New Roman" w:eastAsia="Times New Roman" w:hAnsi="Times New Roman" w:cs="Times New Roman"/>
            <w:sz w:val="24"/>
            <w:szCs w:val="24"/>
            <w:highlight w:val="white"/>
            <w:u w:val="single"/>
          </w:rPr>
          <w:t xml:space="preserve"> http://hdl.handle.net/2117/336454</w:t>
        </w:r>
      </w:hyperlink>
      <w:r>
        <w:rPr>
          <w:rFonts w:ascii="Times New Roman" w:eastAsia="Times New Roman" w:hAnsi="Times New Roman" w:cs="Times New Roman"/>
          <w:sz w:val="24"/>
          <w:szCs w:val="24"/>
          <w:highlight w:val="white"/>
        </w:rPr>
        <w:t>. Acesso em: 03 out. 2025.</w:t>
      </w:r>
    </w:p>
    <w:p w14:paraId="17AD8DB6"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p>
    <w:p w14:paraId="4B819FBC" w14:textId="77777777" w:rsidR="00A5457F" w:rsidRDefault="008F7561" w:rsidP="00A5457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DREISSIG, Ana Helena. OCUPAÇÕES NO MOINHOS DE VENTO: HISTÓRIAS DE UM BAIRRO DE PORTO ALEGRE NA PRIMEIRA METADE DO SÉCULO XX. Revista do Instituto Histórico e Geográfico do Rio Grande do Sul, [S. l.], v. 1, n. 163, 2022. Disponível em: https://seer.ufrgs.br/index.php/revistaihgrgs/article/view/110591. Acesso em: 27 mar. 2026.</w:t>
      </w:r>
    </w:p>
    <w:p w14:paraId="222FD251" w14:textId="77777777" w:rsidR="00A5457F" w:rsidRDefault="00A5457F" w:rsidP="00A5457F">
      <w:pPr>
        <w:spacing w:after="0" w:line="360" w:lineRule="auto"/>
        <w:jc w:val="both"/>
        <w:rPr>
          <w:rFonts w:ascii="Times New Roman" w:eastAsia="Times New Roman" w:hAnsi="Times New Roman" w:cs="Times New Roman"/>
          <w:sz w:val="24"/>
          <w:szCs w:val="24"/>
        </w:rPr>
      </w:pPr>
    </w:p>
    <w:p w14:paraId="5BE84A27" w14:textId="09FF4CBE" w:rsidR="008F7561" w:rsidRDefault="00F934A1" w:rsidP="00A5457F">
      <w:pPr>
        <w:spacing w:after="0" w:line="360" w:lineRule="auto"/>
        <w:jc w:val="both"/>
        <w:rPr>
          <w:rFonts w:ascii="Times New Roman" w:eastAsia="Times New Roman" w:hAnsi="Times New Roman" w:cs="Times New Roman"/>
          <w:sz w:val="24"/>
          <w:szCs w:val="24"/>
        </w:rPr>
      </w:pPr>
      <w:r w:rsidRPr="00F934A1">
        <w:rPr>
          <w:rFonts w:ascii="Times New Roman" w:eastAsia="Times New Roman" w:hAnsi="Times New Roman" w:cs="Times New Roman"/>
          <w:sz w:val="24"/>
          <w:szCs w:val="24"/>
        </w:rPr>
        <w:t xml:space="preserve">FONSECA, Luciana </w:t>
      </w:r>
      <w:proofErr w:type="spellStart"/>
      <w:r w:rsidRPr="00F934A1">
        <w:rPr>
          <w:rFonts w:ascii="Times New Roman" w:eastAsia="Times New Roman" w:hAnsi="Times New Roman" w:cs="Times New Roman"/>
          <w:sz w:val="24"/>
          <w:szCs w:val="24"/>
        </w:rPr>
        <w:t>Marson</w:t>
      </w:r>
      <w:proofErr w:type="spellEnd"/>
      <w:r w:rsidRPr="00F934A1">
        <w:rPr>
          <w:rFonts w:ascii="Times New Roman" w:eastAsia="Times New Roman" w:hAnsi="Times New Roman" w:cs="Times New Roman"/>
          <w:sz w:val="24"/>
          <w:szCs w:val="24"/>
        </w:rPr>
        <w:t>. Dois rumos na noite de Porto Alegre: dois espaços públicos noturnos. 2006. Dissertação (Mestrado em Planejamento Urbano e Regional) – Faculdade de</w:t>
      </w:r>
      <w:r>
        <w:rPr>
          <w:rFonts w:ascii="Times New Roman" w:eastAsia="Times New Roman" w:hAnsi="Times New Roman" w:cs="Times New Roman"/>
          <w:sz w:val="24"/>
          <w:szCs w:val="24"/>
        </w:rPr>
        <w:t xml:space="preserve"> </w:t>
      </w:r>
      <w:r w:rsidRPr="00F934A1">
        <w:rPr>
          <w:rFonts w:ascii="Times New Roman" w:eastAsia="Times New Roman" w:hAnsi="Times New Roman" w:cs="Times New Roman"/>
          <w:sz w:val="24"/>
          <w:szCs w:val="24"/>
        </w:rPr>
        <w:t>Arquitetura, Universidade Federal do Rio Grande do Sul, Porto Alegre, 2006.</w:t>
      </w:r>
    </w:p>
    <w:p w14:paraId="45BF9271" w14:textId="77777777" w:rsidR="00A5457F" w:rsidRDefault="00A5457F" w:rsidP="00A229AF">
      <w:pPr>
        <w:spacing w:after="0" w:line="360" w:lineRule="auto"/>
        <w:ind w:firstLine="709"/>
        <w:jc w:val="both"/>
        <w:rPr>
          <w:rFonts w:ascii="Times New Roman" w:eastAsia="Times New Roman" w:hAnsi="Times New Roman" w:cs="Times New Roman"/>
          <w:sz w:val="24"/>
          <w:szCs w:val="24"/>
        </w:rPr>
      </w:pPr>
    </w:p>
    <w:p w14:paraId="7971A10B" w14:textId="77777777" w:rsidR="008F7561" w:rsidRDefault="008F7561" w:rsidP="00A229AF">
      <w:pPr>
        <w:spacing w:after="0" w:line="360" w:lineRule="auto"/>
        <w:jc w:val="both"/>
        <w:rPr>
          <w:rFonts w:ascii="Times New Roman" w:eastAsia="Times New Roman" w:hAnsi="Times New Roman" w:cs="Times New Roman"/>
          <w:sz w:val="24"/>
          <w:szCs w:val="24"/>
        </w:rPr>
      </w:pPr>
      <w:r w:rsidRPr="00456DFB">
        <w:rPr>
          <w:rFonts w:ascii="Times New Roman" w:eastAsia="Times New Roman" w:hAnsi="Times New Roman" w:cs="Times New Roman"/>
          <w:sz w:val="24"/>
          <w:szCs w:val="24"/>
        </w:rPr>
        <w:t xml:space="preserve">FREITAS, Thiago </w:t>
      </w:r>
      <w:proofErr w:type="spellStart"/>
      <w:r w:rsidRPr="00456DFB">
        <w:rPr>
          <w:rFonts w:ascii="Times New Roman" w:eastAsia="Times New Roman" w:hAnsi="Times New Roman" w:cs="Times New Roman"/>
          <w:sz w:val="24"/>
          <w:szCs w:val="24"/>
        </w:rPr>
        <w:t>Corana</w:t>
      </w:r>
      <w:proofErr w:type="spellEnd"/>
      <w:r w:rsidRPr="00456DFB">
        <w:rPr>
          <w:rFonts w:ascii="Times New Roman" w:eastAsia="Times New Roman" w:hAnsi="Times New Roman" w:cs="Times New Roman"/>
          <w:sz w:val="24"/>
          <w:szCs w:val="24"/>
        </w:rPr>
        <w:t xml:space="preserve"> de. Modelo de desenvolvimento </w:t>
      </w:r>
      <w:proofErr w:type="spellStart"/>
      <w:r w:rsidRPr="00456DFB">
        <w:rPr>
          <w:rFonts w:ascii="Times New Roman" w:eastAsia="Times New Roman" w:hAnsi="Times New Roman" w:cs="Times New Roman"/>
          <w:sz w:val="24"/>
          <w:szCs w:val="24"/>
        </w:rPr>
        <w:t>monocentrico</w:t>
      </w:r>
      <w:proofErr w:type="spellEnd"/>
      <w:r w:rsidRPr="00456DFB">
        <w:rPr>
          <w:rFonts w:ascii="Times New Roman" w:eastAsia="Times New Roman" w:hAnsi="Times New Roman" w:cs="Times New Roman"/>
          <w:sz w:val="24"/>
          <w:szCs w:val="24"/>
        </w:rPr>
        <w:t xml:space="preserve"> urbano: estudo de caso para Porto Alegre de 2005 a 2010. 2011. 61 f. Trabalho de Conclusão de Curso (Bacharelado em Ciências Econômicas) – Faculdade de Ciências Econômicas, Universidade Federal do Rio Grande do Sul, Porto Alegre, 2011</w:t>
      </w:r>
      <w:r>
        <w:rPr>
          <w:rFonts w:ascii="Times New Roman" w:eastAsia="Times New Roman" w:hAnsi="Times New Roman" w:cs="Times New Roman"/>
          <w:sz w:val="24"/>
          <w:szCs w:val="24"/>
        </w:rPr>
        <w:t>.</w:t>
      </w:r>
    </w:p>
    <w:p w14:paraId="173C0BE6"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p>
    <w:p w14:paraId="75A1356B" w14:textId="77777777" w:rsidR="008F7561" w:rsidRDefault="008F7561" w:rsidP="00A229A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GEHL, J. Cidade para Pessoas. Tradução: Anita Marco. 2. ed. São Paulo: Perspectiva, 2014. v. 1</w:t>
      </w:r>
    </w:p>
    <w:p w14:paraId="448B32EC" w14:textId="77777777" w:rsidR="008F7561" w:rsidRPr="00A5457F" w:rsidRDefault="008F7561" w:rsidP="00A229AF">
      <w:pPr>
        <w:spacing w:after="0" w:line="360" w:lineRule="auto"/>
        <w:ind w:firstLine="709"/>
        <w:jc w:val="both"/>
        <w:rPr>
          <w:rFonts w:ascii="Times New Roman" w:eastAsia="Times New Roman" w:hAnsi="Times New Roman" w:cs="Times New Roman"/>
          <w:sz w:val="24"/>
          <w:szCs w:val="24"/>
          <w:lang w:val="en-US"/>
        </w:rPr>
      </w:pPr>
      <w:r w:rsidRPr="00CF1979">
        <w:rPr>
          <w:rFonts w:ascii="Times New Roman" w:eastAsia="Times New Roman" w:hAnsi="Times New Roman" w:cs="Times New Roman"/>
          <w:sz w:val="24"/>
          <w:szCs w:val="24"/>
          <w:lang w:val="en-US"/>
        </w:rPr>
        <w:br/>
      </w:r>
      <w:r w:rsidRPr="00EE54B5">
        <w:rPr>
          <w:rFonts w:ascii="Times New Roman" w:eastAsia="Times New Roman" w:hAnsi="Times New Roman" w:cs="Times New Roman"/>
          <w:sz w:val="24"/>
          <w:szCs w:val="24"/>
          <w:lang w:val="en-US"/>
        </w:rPr>
        <w:t xml:space="preserve">GILLETT, Ed. Amy </w:t>
      </w:r>
      <w:proofErr w:type="spellStart"/>
      <w:r w:rsidRPr="00EE54B5">
        <w:rPr>
          <w:rFonts w:ascii="Times New Roman" w:eastAsia="Times New Roman" w:hAnsi="Times New Roman" w:cs="Times New Roman"/>
          <w:sz w:val="24"/>
          <w:szCs w:val="24"/>
          <w:lang w:val="en-US"/>
        </w:rPr>
        <w:t>Lamé</w:t>
      </w:r>
      <w:proofErr w:type="spellEnd"/>
      <w:r w:rsidRPr="00EE54B5">
        <w:rPr>
          <w:rFonts w:ascii="Times New Roman" w:eastAsia="Times New Roman" w:hAnsi="Times New Roman" w:cs="Times New Roman"/>
          <w:sz w:val="24"/>
          <w:szCs w:val="24"/>
          <w:lang w:val="en-US"/>
        </w:rPr>
        <w:t xml:space="preserve"> has stepped down as London's night czar – and nightlife could be poorer for it. The Guardian, </w:t>
      </w:r>
      <w:proofErr w:type="spellStart"/>
      <w:r w:rsidRPr="00EE54B5">
        <w:rPr>
          <w:rFonts w:ascii="Times New Roman" w:eastAsia="Times New Roman" w:hAnsi="Times New Roman" w:cs="Times New Roman"/>
          <w:sz w:val="24"/>
          <w:szCs w:val="24"/>
          <w:lang w:val="en-US"/>
        </w:rPr>
        <w:t>Londres</w:t>
      </w:r>
      <w:proofErr w:type="spellEnd"/>
      <w:r w:rsidRPr="00EE54B5">
        <w:rPr>
          <w:rFonts w:ascii="Times New Roman" w:eastAsia="Times New Roman" w:hAnsi="Times New Roman" w:cs="Times New Roman"/>
          <w:sz w:val="24"/>
          <w:szCs w:val="24"/>
          <w:lang w:val="en-US"/>
        </w:rPr>
        <w:t xml:space="preserve">, 4 out. 2024. </w:t>
      </w:r>
      <w:r w:rsidRPr="00CF1979">
        <w:rPr>
          <w:rFonts w:ascii="Times New Roman" w:eastAsia="Times New Roman" w:hAnsi="Times New Roman" w:cs="Times New Roman"/>
          <w:sz w:val="24"/>
          <w:szCs w:val="24"/>
        </w:rPr>
        <w:t xml:space="preserve">Disponível em: https://www.theguardian.com/music/2024/oct/04/amy-lame-steps-down-london-night-czar-and-nightlife-could-be-poorer-for-it. </w:t>
      </w:r>
      <w:proofErr w:type="spellStart"/>
      <w:r w:rsidRPr="00A5457F">
        <w:rPr>
          <w:rFonts w:ascii="Times New Roman" w:eastAsia="Times New Roman" w:hAnsi="Times New Roman" w:cs="Times New Roman"/>
          <w:sz w:val="24"/>
          <w:szCs w:val="24"/>
          <w:lang w:val="en-US"/>
        </w:rPr>
        <w:t>Acesso</w:t>
      </w:r>
      <w:proofErr w:type="spellEnd"/>
      <w:r w:rsidRPr="00A5457F">
        <w:rPr>
          <w:rFonts w:ascii="Times New Roman" w:eastAsia="Times New Roman" w:hAnsi="Times New Roman" w:cs="Times New Roman"/>
          <w:sz w:val="24"/>
          <w:szCs w:val="24"/>
          <w:lang w:val="en-US"/>
        </w:rPr>
        <w:t xml:space="preserve"> </w:t>
      </w:r>
      <w:proofErr w:type="spellStart"/>
      <w:r w:rsidRPr="00A5457F">
        <w:rPr>
          <w:rFonts w:ascii="Times New Roman" w:eastAsia="Times New Roman" w:hAnsi="Times New Roman" w:cs="Times New Roman"/>
          <w:sz w:val="24"/>
          <w:szCs w:val="24"/>
          <w:lang w:val="en-US"/>
        </w:rPr>
        <w:t>em</w:t>
      </w:r>
      <w:proofErr w:type="spellEnd"/>
      <w:r w:rsidRPr="00A5457F">
        <w:rPr>
          <w:rFonts w:ascii="Times New Roman" w:eastAsia="Times New Roman" w:hAnsi="Times New Roman" w:cs="Times New Roman"/>
          <w:sz w:val="24"/>
          <w:szCs w:val="24"/>
          <w:lang w:val="en-US"/>
        </w:rPr>
        <w:t>: 11 abr. 2026.</w:t>
      </w:r>
      <w:r w:rsidRPr="00A5457F">
        <w:rPr>
          <w:rFonts w:ascii="Times New Roman" w:eastAsia="Times New Roman" w:hAnsi="Times New Roman" w:cs="Times New Roman"/>
          <w:sz w:val="24"/>
          <w:szCs w:val="24"/>
          <w:lang w:val="en-US"/>
        </w:rPr>
        <w:br/>
      </w:r>
    </w:p>
    <w:p w14:paraId="2B2D54B0" w14:textId="77777777" w:rsidR="008F7561" w:rsidRDefault="008F7561" w:rsidP="00A229AF">
      <w:pPr>
        <w:spacing w:after="0" w:line="360" w:lineRule="auto"/>
        <w:jc w:val="both"/>
        <w:rPr>
          <w:rFonts w:ascii="Times New Roman" w:eastAsia="Times New Roman" w:hAnsi="Times New Roman" w:cs="Times New Roman"/>
          <w:sz w:val="24"/>
          <w:szCs w:val="24"/>
        </w:rPr>
      </w:pPr>
      <w:r w:rsidRPr="00A5457F">
        <w:rPr>
          <w:rFonts w:ascii="Times New Roman" w:eastAsia="Times New Roman" w:hAnsi="Times New Roman" w:cs="Times New Roman"/>
          <w:sz w:val="24"/>
          <w:szCs w:val="24"/>
          <w:lang w:val="en-US"/>
        </w:rPr>
        <w:t xml:space="preserve">GLAESER, Edward L. Triumph of the City: How Our Greatest Invention Makes Us Richer, Smarter, Greener, Healthier, and Happier. </w:t>
      </w:r>
      <w:r w:rsidRPr="006643BB">
        <w:rPr>
          <w:rFonts w:ascii="Times New Roman" w:eastAsia="Times New Roman" w:hAnsi="Times New Roman" w:cs="Times New Roman"/>
          <w:sz w:val="24"/>
          <w:szCs w:val="24"/>
        </w:rPr>
        <w:t xml:space="preserve">New York: </w:t>
      </w:r>
      <w:proofErr w:type="spellStart"/>
      <w:r w:rsidRPr="006643BB">
        <w:rPr>
          <w:rFonts w:ascii="Times New Roman" w:eastAsia="Times New Roman" w:hAnsi="Times New Roman" w:cs="Times New Roman"/>
          <w:sz w:val="24"/>
          <w:szCs w:val="24"/>
        </w:rPr>
        <w:t>Penguin</w:t>
      </w:r>
      <w:proofErr w:type="spellEnd"/>
      <w:r w:rsidRPr="006643BB">
        <w:rPr>
          <w:rFonts w:ascii="Times New Roman" w:eastAsia="Times New Roman" w:hAnsi="Times New Roman" w:cs="Times New Roman"/>
          <w:sz w:val="24"/>
          <w:szCs w:val="24"/>
        </w:rPr>
        <w:t xml:space="preserve"> Press, 2011.</w:t>
      </w:r>
    </w:p>
    <w:p w14:paraId="0516AC52" w14:textId="77777777" w:rsidR="008F7561" w:rsidRPr="00A5457F" w:rsidRDefault="008F7561" w:rsidP="00A229AF">
      <w:pPr>
        <w:spacing w:after="0" w:line="360" w:lineRule="auto"/>
        <w:ind w:firstLine="709"/>
        <w:jc w:val="both"/>
        <w:rPr>
          <w:rFonts w:ascii="Times New Roman" w:eastAsia="Times New Roman" w:hAnsi="Times New Roman" w:cs="Times New Roman"/>
          <w:sz w:val="24"/>
          <w:szCs w:val="24"/>
        </w:rPr>
      </w:pPr>
    </w:p>
    <w:p w14:paraId="51DD8B19" w14:textId="77777777" w:rsidR="008F7561" w:rsidRDefault="008F7561" w:rsidP="00A229AF">
      <w:pPr>
        <w:spacing w:after="0" w:line="360" w:lineRule="auto"/>
        <w:jc w:val="both"/>
        <w:rPr>
          <w:rFonts w:ascii="Times New Roman" w:eastAsia="Times New Roman" w:hAnsi="Times New Roman" w:cs="Times New Roman"/>
          <w:sz w:val="24"/>
          <w:szCs w:val="24"/>
          <w:lang w:val="en-US"/>
        </w:rPr>
      </w:pPr>
      <w:r w:rsidRPr="00A5457F">
        <w:rPr>
          <w:rFonts w:ascii="Times New Roman" w:eastAsia="Times New Roman" w:hAnsi="Times New Roman" w:cs="Times New Roman"/>
          <w:sz w:val="24"/>
          <w:szCs w:val="24"/>
        </w:rPr>
        <w:t xml:space="preserve">HARVEY, David. A produção capitalista do espaço. Tradução de Carlos </w:t>
      </w:r>
      <w:proofErr w:type="spellStart"/>
      <w:r w:rsidRPr="00A5457F">
        <w:rPr>
          <w:rFonts w:ascii="Times New Roman" w:eastAsia="Times New Roman" w:hAnsi="Times New Roman" w:cs="Times New Roman"/>
          <w:sz w:val="24"/>
          <w:szCs w:val="24"/>
        </w:rPr>
        <w:t>Szlak</w:t>
      </w:r>
      <w:proofErr w:type="spellEnd"/>
      <w:r w:rsidRPr="00A5457F">
        <w:rPr>
          <w:rFonts w:ascii="Times New Roman" w:eastAsia="Times New Roman" w:hAnsi="Times New Roman" w:cs="Times New Roman"/>
          <w:sz w:val="24"/>
          <w:szCs w:val="24"/>
        </w:rPr>
        <w:t xml:space="preserve">. </w:t>
      </w:r>
      <w:r w:rsidRPr="00AB5AB4">
        <w:rPr>
          <w:rFonts w:ascii="Times New Roman" w:eastAsia="Times New Roman" w:hAnsi="Times New Roman" w:cs="Times New Roman"/>
          <w:sz w:val="24"/>
          <w:szCs w:val="24"/>
          <w:lang w:val="en-US"/>
        </w:rPr>
        <w:t xml:space="preserve">São Paulo: </w:t>
      </w:r>
      <w:proofErr w:type="spellStart"/>
      <w:r w:rsidRPr="00AB5AB4">
        <w:rPr>
          <w:rFonts w:ascii="Times New Roman" w:eastAsia="Times New Roman" w:hAnsi="Times New Roman" w:cs="Times New Roman"/>
          <w:sz w:val="24"/>
          <w:szCs w:val="24"/>
          <w:lang w:val="en-US"/>
        </w:rPr>
        <w:t>Annablume</w:t>
      </w:r>
      <w:proofErr w:type="spellEnd"/>
      <w:r w:rsidRPr="00AB5AB4">
        <w:rPr>
          <w:rFonts w:ascii="Times New Roman" w:eastAsia="Times New Roman" w:hAnsi="Times New Roman" w:cs="Times New Roman"/>
          <w:sz w:val="24"/>
          <w:szCs w:val="24"/>
          <w:lang w:val="en-US"/>
        </w:rPr>
        <w:t>, 2005.</w:t>
      </w:r>
    </w:p>
    <w:p w14:paraId="3B2E1899" w14:textId="77777777" w:rsidR="008F7561" w:rsidRDefault="008F7561" w:rsidP="00A229AF">
      <w:pPr>
        <w:spacing w:after="0" w:line="360" w:lineRule="auto"/>
        <w:ind w:firstLine="709"/>
        <w:jc w:val="both"/>
        <w:rPr>
          <w:rFonts w:ascii="Times New Roman" w:eastAsia="Times New Roman" w:hAnsi="Times New Roman" w:cs="Times New Roman"/>
          <w:sz w:val="24"/>
          <w:szCs w:val="24"/>
          <w:lang w:val="en-US"/>
        </w:rPr>
      </w:pPr>
    </w:p>
    <w:p w14:paraId="7272693D" w14:textId="77777777" w:rsidR="008F7561" w:rsidRDefault="008F7561" w:rsidP="00A229AF">
      <w:pPr>
        <w:spacing w:after="0" w:line="360" w:lineRule="auto"/>
        <w:jc w:val="both"/>
        <w:rPr>
          <w:rFonts w:ascii="Times New Roman" w:eastAsia="Times New Roman" w:hAnsi="Times New Roman" w:cs="Times New Roman"/>
          <w:sz w:val="24"/>
          <w:szCs w:val="24"/>
          <w:lang w:val="en-US"/>
        </w:rPr>
      </w:pPr>
      <w:r w:rsidRPr="003D478A">
        <w:rPr>
          <w:rFonts w:ascii="Times New Roman" w:eastAsia="Times New Roman" w:hAnsi="Times New Roman" w:cs="Times New Roman"/>
          <w:sz w:val="24"/>
          <w:szCs w:val="24"/>
          <w:lang w:val="en-US"/>
        </w:rPr>
        <w:t xml:space="preserve">HARVEY, David. The right to the city. New Left Review, </w:t>
      </w:r>
      <w:proofErr w:type="spellStart"/>
      <w:r w:rsidRPr="003D478A">
        <w:rPr>
          <w:rFonts w:ascii="Times New Roman" w:eastAsia="Times New Roman" w:hAnsi="Times New Roman" w:cs="Times New Roman"/>
          <w:sz w:val="24"/>
          <w:szCs w:val="24"/>
          <w:lang w:val="en-US"/>
        </w:rPr>
        <w:t>Londres</w:t>
      </w:r>
      <w:proofErr w:type="spellEnd"/>
      <w:r w:rsidRPr="003D478A">
        <w:rPr>
          <w:rFonts w:ascii="Times New Roman" w:eastAsia="Times New Roman" w:hAnsi="Times New Roman" w:cs="Times New Roman"/>
          <w:sz w:val="24"/>
          <w:szCs w:val="24"/>
          <w:lang w:val="en-US"/>
        </w:rPr>
        <w:t xml:space="preserve">, v. 53, p. 23–40, </w:t>
      </w:r>
      <w:proofErr w:type="gramStart"/>
      <w:r w:rsidRPr="003D478A">
        <w:rPr>
          <w:rFonts w:ascii="Times New Roman" w:eastAsia="Times New Roman" w:hAnsi="Times New Roman" w:cs="Times New Roman"/>
          <w:sz w:val="24"/>
          <w:szCs w:val="24"/>
          <w:lang w:val="en-US"/>
        </w:rPr>
        <w:t>set./</w:t>
      </w:r>
      <w:proofErr w:type="gramEnd"/>
      <w:r w:rsidRPr="003D478A">
        <w:rPr>
          <w:rFonts w:ascii="Times New Roman" w:eastAsia="Times New Roman" w:hAnsi="Times New Roman" w:cs="Times New Roman"/>
          <w:sz w:val="24"/>
          <w:szCs w:val="24"/>
          <w:lang w:val="en-US"/>
        </w:rPr>
        <w:t>out. 2008.</w:t>
      </w:r>
    </w:p>
    <w:p w14:paraId="2A3C4A30" w14:textId="77777777" w:rsidR="008F7561" w:rsidRDefault="008F7561" w:rsidP="00A229AF">
      <w:pPr>
        <w:spacing w:after="0" w:line="360" w:lineRule="auto"/>
        <w:ind w:firstLine="709"/>
        <w:jc w:val="both"/>
        <w:rPr>
          <w:rFonts w:ascii="Times New Roman" w:eastAsia="Times New Roman" w:hAnsi="Times New Roman" w:cs="Times New Roman"/>
          <w:sz w:val="24"/>
          <w:szCs w:val="24"/>
          <w:lang w:val="en-US"/>
        </w:rPr>
      </w:pPr>
    </w:p>
    <w:p w14:paraId="65F6E52F" w14:textId="77777777" w:rsidR="008F7561" w:rsidRDefault="008F7561" w:rsidP="00A229A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HIRSCH, W. Z. Urban Economic Analysis. 1. ed. Los Angeles: McGraw-Hill Book Company, 1973. v. 1p. </w:t>
      </w:r>
      <w:r>
        <w:rPr>
          <w:rFonts w:ascii="Times New Roman" w:eastAsia="Times New Roman" w:hAnsi="Times New Roman" w:cs="Times New Roman"/>
          <w:sz w:val="24"/>
          <w:szCs w:val="24"/>
        </w:rPr>
        <w:t>376–395</w:t>
      </w:r>
    </w:p>
    <w:p w14:paraId="4BC31C6E"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p>
    <w:p w14:paraId="1726986E" w14:textId="77777777" w:rsidR="008F7561" w:rsidRDefault="008F7561" w:rsidP="00A229A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INSTITUTO BRASILEIRO DE GEOGRAFIA E ESTATÍSTICA (IBGE). Documentação do Censo 2000. Rio de Janeiro: IBGE, 2002</w:t>
      </w:r>
    </w:p>
    <w:p w14:paraId="3EB28017"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p>
    <w:p w14:paraId="60E8BACF" w14:textId="77777777" w:rsidR="008F7561" w:rsidRDefault="008F7561" w:rsidP="00A229A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INSTITUTO BRASILEIRO DE GEOGRAFIA E ESTATÍSTICA. Censo Brasileiro de 2010. Rio de Janeiro: IBGE, 2012.</w:t>
      </w:r>
    </w:p>
    <w:p w14:paraId="5B5389D7"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p>
    <w:p w14:paraId="2EDBD380" w14:textId="77777777" w:rsidR="008F7561" w:rsidRDefault="008F7561" w:rsidP="00A229A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IBGE. Regiões de influência das cidades: 2007. Rio de Janeiro: IBGE, 2008. Disponível em: &lt;http://www.ibge.gov.br/home/geociencias/geografia/geografia_urbana/areas _urbanizadas/</w:t>
      </w:r>
      <w:proofErr w:type="spellStart"/>
      <w:r>
        <w:rPr>
          <w:rFonts w:ascii="Times New Roman" w:eastAsia="Times New Roman" w:hAnsi="Times New Roman" w:cs="Times New Roman"/>
          <w:sz w:val="24"/>
          <w:szCs w:val="24"/>
        </w:rPr>
        <w:t>default.shtm</w:t>
      </w:r>
      <w:proofErr w:type="spellEnd"/>
      <w:r>
        <w:rPr>
          <w:rFonts w:ascii="Times New Roman" w:eastAsia="Times New Roman" w:hAnsi="Times New Roman" w:cs="Times New Roman"/>
          <w:sz w:val="24"/>
          <w:szCs w:val="24"/>
        </w:rPr>
        <w:t>&gt;.</w:t>
      </w:r>
    </w:p>
    <w:p w14:paraId="424D9989"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p>
    <w:p w14:paraId="3607F3E9" w14:textId="77777777" w:rsidR="008F7561" w:rsidRPr="00A5457F" w:rsidRDefault="008F7561" w:rsidP="00A229AF">
      <w:pPr>
        <w:spacing w:after="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JACOBS, J. The death and life of great American cities. </w:t>
      </w:r>
      <w:r w:rsidRPr="00A5457F">
        <w:rPr>
          <w:rFonts w:ascii="Times New Roman" w:eastAsia="Times New Roman" w:hAnsi="Times New Roman" w:cs="Times New Roman"/>
          <w:sz w:val="24"/>
          <w:szCs w:val="24"/>
          <w:lang w:val="en-US"/>
        </w:rPr>
        <w:t>New York: Random House, 1961.</w:t>
      </w:r>
    </w:p>
    <w:p w14:paraId="6A2514FF" w14:textId="77777777" w:rsidR="008F7561" w:rsidRPr="00A5457F" w:rsidRDefault="008F7561" w:rsidP="00A229AF">
      <w:pPr>
        <w:spacing w:after="0" w:line="360" w:lineRule="auto"/>
        <w:ind w:firstLine="709"/>
        <w:jc w:val="both"/>
        <w:rPr>
          <w:rFonts w:ascii="Times New Roman" w:eastAsia="Times New Roman" w:hAnsi="Times New Roman" w:cs="Times New Roman"/>
          <w:sz w:val="24"/>
          <w:szCs w:val="24"/>
          <w:lang w:val="en-US"/>
        </w:rPr>
      </w:pPr>
    </w:p>
    <w:p w14:paraId="2BA3754C" w14:textId="77777777" w:rsidR="008F7561" w:rsidRPr="00A5457F" w:rsidRDefault="008F7561" w:rsidP="00A229AF">
      <w:pPr>
        <w:spacing w:after="0" w:line="360" w:lineRule="auto"/>
        <w:jc w:val="both"/>
        <w:rPr>
          <w:rFonts w:ascii="Times New Roman" w:eastAsia="Times New Roman" w:hAnsi="Times New Roman" w:cs="Times New Roman"/>
          <w:sz w:val="24"/>
          <w:szCs w:val="24"/>
          <w:lang w:val="en-US"/>
        </w:rPr>
      </w:pPr>
      <w:r w:rsidRPr="00A5457F">
        <w:rPr>
          <w:rFonts w:ascii="Times New Roman" w:eastAsia="Times New Roman" w:hAnsi="Times New Roman" w:cs="Times New Roman"/>
          <w:sz w:val="24"/>
          <w:szCs w:val="24"/>
          <w:lang w:val="en-US"/>
        </w:rPr>
        <w:t>KRUGMAN, Paul. Geography and Trade. Cambridge: MIT Press, 1991.</w:t>
      </w:r>
    </w:p>
    <w:p w14:paraId="38D7A559" w14:textId="77777777" w:rsidR="008F7561" w:rsidRPr="00A5457F" w:rsidRDefault="008F7561" w:rsidP="00A229AF">
      <w:pPr>
        <w:spacing w:after="0" w:line="360" w:lineRule="auto"/>
        <w:ind w:firstLine="709"/>
        <w:jc w:val="both"/>
        <w:rPr>
          <w:rFonts w:ascii="Times New Roman" w:eastAsia="Times New Roman" w:hAnsi="Times New Roman" w:cs="Times New Roman"/>
          <w:sz w:val="24"/>
          <w:szCs w:val="24"/>
          <w:lang w:val="en-US"/>
        </w:rPr>
      </w:pPr>
    </w:p>
    <w:p w14:paraId="43EF1EC6" w14:textId="77777777" w:rsidR="008F7561" w:rsidRPr="00A5457F" w:rsidRDefault="008F7561" w:rsidP="00A229AF">
      <w:pPr>
        <w:spacing w:after="0" w:line="360" w:lineRule="auto"/>
        <w:jc w:val="both"/>
        <w:rPr>
          <w:rFonts w:ascii="Times New Roman" w:eastAsia="Times New Roman" w:hAnsi="Times New Roman" w:cs="Times New Roman"/>
          <w:sz w:val="24"/>
          <w:szCs w:val="24"/>
          <w:lang w:val="en-US"/>
        </w:rPr>
      </w:pPr>
      <w:r w:rsidRPr="00166305">
        <w:rPr>
          <w:rFonts w:ascii="Times New Roman" w:eastAsia="Times New Roman" w:hAnsi="Times New Roman" w:cs="Times New Roman"/>
          <w:sz w:val="24"/>
          <w:szCs w:val="24"/>
        </w:rPr>
        <w:t xml:space="preserve">LEFEBVRE, Henri. O direito à cidade. Tradução de Rubens Eduardo Frias. </w:t>
      </w:r>
      <w:r w:rsidRPr="00A5457F">
        <w:rPr>
          <w:rFonts w:ascii="Times New Roman" w:eastAsia="Times New Roman" w:hAnsi="Times New Roman" w:cs="Times New Roman"/>
          <w:sz w:val="24"/>
          <w:szCs w:val="24"/>
          <w:lang w:val="en-US"/>
        </w:rPr>
        <w:t xml:space="preserve">São Paulo: </w:t>
      </w:r>
      <w:proofErr w:type="spellStart"/>
      <w:r w:rsidRPr="00A5457F">
        <w:rPr>
          <w:rFonts w:ascii="Times New Roman" w:eastAsia="Times New Roman" w:hAnsi="Times New Roman" w:cs="Times New Roman"/>
          <w:sz w:val="24"/>
          <w:szCs w:val="24"/>
          <w:lang w:val="en-US"/>
        </w:rPr>
        <w:t>Centauro</w:t>
      </w:r>
      <w:proofErr w:type="spellEnd"/>
      <w:r w:rsidRPr="00A5457F">
        <w:rPr>
          <w:rFonts w:ascii="Times New Roman" w:eastAsia="Times New Roman" w:hAnsi="Times New Roman" w:cs="Times New Roman"/>
          <w:sz w:val="24"/>
          <w:szCs w:val="24"/>
          <w:lang w:val="en-US"/>
        </w:rPr>
        <w:t>, 2004.</w:t>
      </w:r>
    </w:p>
    <w:p w14:paraId="477C6ACB" w14:textId="77777777" w:rsidR="008F7561" w:rsidRPr="00A5457F" w:rsidRDefault="008F7561" w:rsidP="00A229AF">
      <w:pPr>
        <w:spacing w:after="0" w:line="360" w:lineRule="auto"/>
        <w:ind w:firstLine="709"/>
        <w:jc w:val="both"/>
        <w:rPr>
          <w:rFonts w:ascii="Times New Roman" w:eastAsia="Times New Roman" w:hAnsi="Times New Roman" w:cs="Times New Roman"/>
          <w:sz w:val="24"/>
          <w:szCs w:val="24"/>
          <w:lang w:val="en-US"/>
        </w:rPr>
      </w:pPr>
    </w:p>
    <w:p w14:paraId="0B19D7EC" w14:textId="77777777" w:rsidR="008F7561" w:rsidRPr="00A5457F" w:rsidRDefault="008F7561" w:rsidP="00A229AF">
      <w:pPr>
        <w:spacing w:after="0" w:line="360" w:lineRule="auto"/>
        <w:jc w:val="both"/>
        <w:rPr>
          <w:rFonts w:ascii="Times New Roman" w:eastAsia="Times New Roman" w:hAnsi="Times New Roman" w:cs="Times New Roman"/>
          <w:sz w:val="24"/>
          <w:szCs w:val="24"/>
          <w:lang w:val="en-US"/>
        </w:rPr>
      </w:pPr>
      <w:r w:rsidRPr="00A5457F">
        <w:rPr>
          <w:rFonts w:ascii="Times New Roman" w:eastAsia="Times New Roman" w:hAnsi="Times New Roman" w:cs="Times New Roman"/>
          <w:sz w:val="24"/>
          <w:szCs w:val="24"/>
          <w:lang w:val="en-US"/>
        </w:rPr>
        <w:t>MILLS, E. S. An aggregative model of resource allocation in a metropolitan area. American Economic Review, v. 57, n. 2, p. 197-210, 1967.</w:t>
      </w:r>
    </w:p>
    <w:p w14:paraId="797D3AF8" w14:textId="77777777" w:rsidR="008F7561" w:rsidRPr="00A5457F" w:rsidRDefault="008F7561" w:rsidP="00A229AF">
      <w:pPr>
        <w:spacing w:after="0" w:line="360" w:lineRule="auto"/>
        <w:ind w:firstLine="709"/>
        <w:jc w:val="both"/>
        <w:rPr>
          <w:rFonts w:ascii="Times New Roman" w:eastAsia="Times New Roman" w:hAnsi="Times New Roman" w:cs="Times New Roman"/>
          <w:sz w:val="24"/>
          <w:szCs w:val="24"/>
          <w:lang w:val="en-US"/>
        </w:rPr>
      </w:pPr>
    </w:p>
    <w:p w14:paraId="544C2BD0" w14:textId="77777777" w:rsidR="008F7561" w:rsidRPr="00A5457F" w:rsidRDefault="008F7561" w:rsidP="00A229AF">
      <w:pPr>
        <w:spacing w:after="0" w:line="360" w:lineRule="auto"/>
        <w:jc w:val="both"/>
        <w:rPr>
          <w:rFonts w:ascii="Times New Roman" w:eastAsia="Times New Roman" w:hAnsi="Times New Roman" w:cs="Times New Roman"/>
          <w:sz w:val="24"/>
          <w:szCs w:val="24"/>
          <w:lang w:val="en-US"/>
        </w:rPr>
      </w:pPr>
      <w:r w:rsidRPr="00A5457F">
        <w:rPr>
          <w:rFonts w:ascii="Times New Roman" w:eastAsia="Times New Roman" w:hAnsi="Times New Roman" w:cs="Times New Roman"/>
          <w:sz w:val="24"/>
          <w:szCs w:val="24"/>
          <w:lang w:val="en-US"/>
        </w:rPr>
        <w:t>MUTH, R. F. Cities and Housing. Chicago: University of Chicago Press, 1969.</w:t>
      </w:r>
    </w:p>
    <w:p w14:paraId="09399DD0" w14:textId="77777777" w:rsidR="008F7561" w:rsidRPr="00A5457F" w:rsidRDefault="008F7561" w:rsidP="00A229AF">
      <w:pPr>
        <w:spacing w:after="0" w:line="360" w:lineRule="auto"/>
        <w:ind w:firstLine="709"/>
        <w:jc w:val="both"/>
        <w:rPr>
          <w:rFonts w:ascii="Times New Roman" w:eastAsia="Times New Roman" w:hAnsi="Times New Roman" w:cs="Times New Roman"/>
          <w:sz w:val="24"/>
          <w:szCs w:val="24"/>
          <w:lang w:val="en-US"/>
        </w:rPr>
      </w:pPr>
    </w:p>
    <w:p w14:paraId="0267E079" w14:textId="77777777" w:rsidR="008F7561" w:rsidRDefault="008F7561" w:rsidP="00A229AF">
      <w:pPr>
        <w:spacing w:after="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O’SULLIVAN, A. Urban economics. 8th. ed. New York, Ny: </w:t>
      </w:r>
      <w:proofErr w:type="spellStart"/>
      <w:r>
        <w:rPr>
          <w:rFonts w:ascii="Times New Roman" w:eastAsia="Times New Roman" w:hAnsi="Times New Roman" w:cs="Times New Roman"/>
          <w:sz w:val="24"/>
          <w:szCs w:val="24"/>
          <w:lang w:val="en-US"/>
        </w:rPr>
        <w:t>Mcgraw-Hill</w:t>
      </w:r>
      <w:proofErr w:type="spellEnd"/>
      <w:r>
        <w:rPr>
          <w:rFonts w:ascii="Times New Roman" w:eastAsia="Times New Roman" w:hAnsi="Times New Roman" w:cs="Times New Roman"/>
          <w:sz w:val="24"/>
          <w:szCs w:val="24"/>
          <w:lang w:val="en-US"/>
        </w:rPr>
        <w:t>/Irwin Education, 2011.</w:t>
      </w:r>
    </w:p>
    <w:p w14:paraId="661B465D" w14:textId="77777777" w:rsidR="008F7561" w:rsidRDefault="008F7561" w:rsidP="00A229AF">
      <w:pPr>
        <w:spacing w:after="0" w:line="360" w:lineRule="auto"/>
        <w:ind w:firstLine="709"/>
        <w:jc w:val="both"/>
        <w:rPr>
          <w:rFonts w:ascii="Times New Roman" w:eastAsia="Times New Roman" w:hAnsi="Times New Roman" w:cs="Times New Roman"/>
          <w:sz w:val="24"/>
          <w:szCs w:val="24"/>
          <w:lang w:val="en-US"/>
        </w:rPr>
      </w:pPr>
    </w:p>
    <w:p w14:paraId="3F6757C5" w14:textId="77777777" w:rsidR="008F7561" w:rsidRPr="00EE54B5" w:rsidRDefault="008F7561" w:rsidP="00A229AF">
      <w:pPr>
        <w:spacing w:after="0" w:line="360" w:lineRule="auto"/>
        <w:jc w:val="both"/>
        <w:rPr>
          <w:rFonts w:ascii="Times New Roman" w:eastAsia="Times New Roman" w:hAnsi="Times New Roman" w:cs="Times New Roman"/>
          <w:sz w:val="24"/>
          <w:szCs w:val="24"/>
        </w:rPr>
      </w:pPr>
      <w:r w:rsidRPr="005A3668">
        <w:rPr>
          <w:rFonts w:ascii="Times New Roman" w:eastAsia="Times New Roman" w:hAnsi="Times New Roman" w:cs="Times New Roman"/>
          <w:sz w:val="24"/>
          <w:szCs w:val="24"/>
        </w:rPr>
        <w:t xml:space="preserve">PESSOA, Renata Parente Paula. Em busca de uma definição de policentrismo urbano para as metrópoles brasileiras. </w:t>
      </w:r>
      <w:r w:rsidRPr="00EE54B5">
        <w:rPr>
          <w:rFonts w:ascii="Times New Roman" w:eastAsia="Times New Roman" w:hAnsi="Times New Roman" w:cs="Times New Roman"/>
          <w:sz w:val="24"/>
          <w:szCs w:val="24"/>
        </w:rPr>
        <w:t>Revista Paranaense de Desenvolvimento, Curitiba, n. 120, p. 297-318, jan./jun. 2011.</w:t>
      </w:r>
    </w:p>
    <w:p w14:paraId="7A9F0651"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r w:rsidRPr="00EE54B5">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PNUD - PROGRAMA DAS NAÇÕES UNIDAS PARA O DESENVOLVIMENTO. Relatório </w:t>
      </w:r>
      <w:r>
        <w:rPr>
          <w:rFonts w:ascii="Times New Roman" w:eastAsia="Times New Roman" w:hAnsi="Times New Roman" w:cs="Times New Roman"/>
          <w:sz w:val="24"/>
          <w:szCs w:val="24"/>
        </w:rPr>
        <w:lastRenderedPageBreak/>
        <w:t>do Desenvolvimento Humano 2023/24: Desenvolver o futuro: reimaginar a cooperação num mundo polarizado. Nova York: PNUD, 2024. Disponível em: https://hdr.undp.org/content/human-development-report-2023-24. Acesso em: [24 mar. 2025].</w:t>
      </w:r>
      <w:r>
        <w:rPr>
          <w:rFonts w:ascii="Times New Roman" w:eastAsia="Times New Roman" w:hAnsi="Times New Roman" w:cs="Times New Roman"/>
          <w:sz w:val="24"/>
          <w:szCs w:val="24"/>
        </w:rPr>
        <w:br/>
      </w:r>
    </w:p>
    <w:p w14:paraId="41C244E4" w14:textId="77777777" w:rsidR="008F7561" w:rsidRPr="000A61EF" w:rsidRDefault="008F7561" w:rsidP="00A229A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PORTO ALEGRE. Prefeitura Municipal de Porto Alegre. Secretaria do Planejamento Municipal. Plano Diretor de Desenvolvimento Urbano e Regional - PDDUA. 2011. Disponível em: </w:t>
      </w:r>
      <w:hyperlink r:id="rId14">
        <w:r>
          <w:rPr>
            <w:rFonts w:ascii="Times New Roman" w:eastAsia="Times New Roman" w:hAnsi="Times New Roman" w:cs="Times New Roman"/>
            <w:sz w:val="24"/>
            <w:szCs w:val="24"/>
            <w:u w:val="single"/>
          </w:rPr>
          <w:t>http://lproweb.procempa.com.br/pmpa/prefpoa/spm/usu_doc/planodiretortexto.pdf</w:t>
        </w:r>
      </w:hyperlink>
      <w:r>
        <w:rPr>
          <w:rFonts w:ascii="Times New Roman" w:eastAsia="Times New Roman" w:hAnsi="Times New Roman" w:cs="Times New Roman"/>
          <w:sz w:val="24"/>
          <w:szCs w:val="24"/>
        </w:rPr>
        <w:t>.</w:t>
      </w:r>
    </w:p>
    <w:p w14:paraId="54D9B538" w14:textId="77777777" w:rsidR="008F7561" w:rsidRPr="00E62BBE" w:rsidRDefault="008F7561" w:rsidP="00A229AF">
      <w:pPr>
        <w:spacing w:after="0" w:line="360" w:lineRule="auto"/>
        <w:ind w:firstLine="709"/>
        <w:jc w:val="both"/>
        <w:rPr>
          <w:rFonts w:ascii="Times New Roman" w:eastAsia="Times New Roman" w:hAnsi="Times New Roman" w:cs="Times New Roman"/>
          <w:sz w:val="24"/>
          <w:szCs w:val="24"/>
        </w:rPr>
      </w:pPr>
    </w:p>
    <w:p w14:paraId="3F0A0FBE" w14:textId="77777777" w:rsidR="008F7561" w:rsidRDefault="008F7561" w:rsidP="00A229AF">
      <w:pPr>
        <w:spacing w:after="0" w:line="360" w:lineRule="auto"/>
        <w:jc w:val="both"/>
        <w:rPr>
          <w:rFonts w:ascii="Times New Roman" w:eastAsia="Times New Roman" w:hAnsi="Times New Roman" w:cs="Times New Roman"/>
          <w:sz w:val="24"/>
          <w:szCs w:val="24"/>
          <w:lang w:val="en-US"/>
        </w:rPr>
      </w:pPr>
      <w:r w:rsidRPr="00EE54B5">
        <w:rPr>
          <w:rFonts w:ascii="Times New Roman" w:eastAsia="Times New Roman" w:hAnsi="Times New Roman" w:cs="Times New Roman"/>
          <w:sz w:val="24"/>
          <w:szCs w:val="24"/>
          <w:lang w:val="en-US"/>
        </w:rPr>
        <w:t xml:space="preserve">RICE, G. A. Central Business District. In: KITCHIN, Rob; THRIFT, Nigel (ed.). International Encyclopedia of Human Geography. Oxford: Elsevier, 2009. p. 18-25. </w:t>
      </w:r>
      <w:proofErr w:type="spellStart"/>
      <w:r w:rsidRPr="00EE54B5">
        <w:rPr>
          <w:rFonts w:ascii="Times New Roman" w:eastAsia="Times New Roman" w:hAnsi="Times New Roman" w:cs="Times New Roman"/>
          <w:sz w:val="24"/>
          <w:szCs w:val="24"/>
          <w:lang w:val="en-US"/>
        </w:rPr>
        <w:t>Disponível</w:t>
      </w:r>
      <w:proofErr w:type="spellEnd"/>
      <w:r w:rsidRPr="00EE54B5">
        <w:rPr>
          <w:rFonts w:ascii="Times New Roman" w:eastAsia="Times New Roman" w:hAnsi="Times New Roman" w:cs="Times New Roman"/>
          <w:sz w:val="24"/>
          <w:szCs w:val="24"/>
          <w:lang w:val="en-US"/>
        </w:rPr>
        <w:t xml:space="preserve"> </w:t>
      </w:r>
      <w:proofErr w:type="spellStart"/>
      <w:r w:rsidRPr="00EE54B5">
        <w:rPr>
          <w:rFonts w:ascii="Times New Roman" w:eastAsia="Times New Roman" w:hAnsi="Times New Roman" w:cs="Times New Roman"/>
          <w:sz w:val="24"/>
          <w:szCs w:val="24"/>
          <w:lang w:val="en-US"/>
        </w:rPr>
        <w:t>em</w:t>
      </w:r>
      <w:proofErr w:type="spellEnd"/>
      <w:r w:rsidRPr="00EE54B5">
        <w:rPr>
          <w:rFonts w:ascii="Times New Roman" w:eastAsia="Times New Roman" w:hAnsi="Times New Roman" w:cs="Times New Roman"/>
          <w:sz w:val="24"/>
          <w:szCs w:val="24"/>
          <w:lang w:val="en-US"/>
        </w:rPr>
        <w:t xml:space="preserve">: https://doi.org/10.1016/B978-008044910-4.01041-5. </w:t>
      </w:r>
      <w:proofErr w:type="spellStart"/>
      <w:r w:rsidRPr="00EE54B5">
        <w:rPr>
          <w:rFonts w:ascii="Times New Roman" w:eastAsia="Times New Roman" w:hAnsi="Times New Roman" w:cs="Times New Roman"/>
          <w:sz w:val="24"/>
          <w:szCs w:val="24"/>
          <w:lang w:val="en-US"/>
        </w:rPr>
        <w:t>Acesso</w:t>
      </w:r>
      <w:proofErr w:type="spellEnd"/>
      <w:r w:rsidRPr="00EE54B5">
        <w:rPr>
          <w:rFonts w:ascii="Times New Roman" w:eastAsia="Times New Roman" w:hAnsi="Times New Roman" w:cs="Times New Roman"/>
          <w:sz w:val="24"/>
          <w:szCs w:val="24"/>
          <w:lang w:val="en-US"/>
        </w:rPr>
        <w:t xml:space="preserve"> </w:t>
      </w:r>
      <w:proofErr w:type="spellStart"/>
      <w:r w:rsidRPr="00EE54B5">
        <w:rPr>
          <w:rFonts w:ascii="Times New Roman" w:eastAsia="Times New Roman" w:hAnsi="Times New Roman" w:cs="Times New Roman"/>
          <w:sz w:val="24"/>
          <w:szCs w:val="24"/>
          <w:lang w:val="en-US"/>
        </w:rPr>
        <w:t>em</w:t>
      </w:r>
      <w:proofErr w:type="spellEnd"/>
      <w:r w:rsidRPr="00EE54B5">
        <w:rPr>
          <w:rFonts w:ascii="Times New Roman" w:eastAsia="Times New Roman" w:hAnsi="Times New Roman" w:cs="Times New Roman"/>
          <w:sz w:val="24"/>
          <w:szCs w:val="24"/>
          <w:lang w:val="en-US"/>
        </w:rPr>
        <w:t xml:space="preserve">: 23 </w:t>
      </w:r>
      <w:proofErr w:type="gramStart"/>
      <w:r w:rsidRPr="00EE54B5">
        <w:rPr>
          <w:rFonts w:ascii="Times New Roman" w:eastAsia="Times New Roman" w:hAnsi="Times New Roman" w:cs="Times New Roman"/>
          <w:sz w:val="24"/>
          <w:szCs w:val="24"/>
          <w:lang w:val="en-US"/>
        </w:rPr>
        <w:t>mar</w:t>
      </w:r>
      <w:proofErr w:type="gramEnd"/>
      <w:r w:rsidRPr="00EE54B5">
        <w:rPr>
          <w:rFonts w:ascii="Times New Roman" w:eastAsia="Times New Roman" w:hAnsi="Times New Roman" w:cs="Times New Roman"/>
          <w:sz w:val="24"/>
          <w:szCs w:val="24"/>
          <w:lang w:val="en-US"/>
        </w:rPr>
        <w:t>. 2026</w:t>
      </w:r>
      <w:r>
        <w:rPr>
          <w:rFonts w:ascii="Times New Roman" w:eastAsia="Times New Roman" w:hAnsi="Times New Roman" w:cs="Times New Roman"/>
          <w:sz w:val="24"/>
          <w:szCs w:val="24"/>
          <w:lang w:val="en-US"/>
        </w:rPr>
        <w:t>.</w:t>
      </w:r>
    </w:p>
    <w:p w14:paraId="000AC32B" w14:textId="77777777" w:rsidR="008F7561" w:rsidRDefault="008F7561" w:rsidP="00A229AF">
      <w:pPr>
        <w:spacing w:after="0" w:line="360" w:lineRule="auto"/>
        <w:ind w:firstLine="709"/>
        <w:jc w:val="both"/>
        <w:rPr>
          <w:rFonts w:ascii="Times New Roman" w:eastAsia="Times New Roman" w:hAnsi="Times New Roman" w:cs="Times New Roman"/>
          <w:sz w:val="24"/>
          <w:szCs w:val="24"/>
          <w:lang w:val="en-US"/>
        </w:rPr>
      </w:pPr>
    </w:p>
    <w:p w14:paraId="37EE059D" w14:textId="77777777" w:rsidR="008F7561" w:rsidRPr="00AF538C" w:rsidRDefault="008F7561" w:rsidP="00A229AF">
      <w:pPr>
        <w:spacing w:after="0" w:line="360" w:lineRule="auto"/>
        <w:jc w:val="both"/>
        <w:rPr>
          <w:rFonts w:ascii="Times New Roman" w:eastAsia="Times New Roman" w:hAnsi="Times New Roman" w:cs="Times New Roman"/>
          <w:sz w:val="24"/>
          <w:szCs w:val="24"/>
        </w:rPr>
      </w:pPr>
      <w:r w:rsidRPr="00AF538C">
        <w:rPr>
          <w:rFonts w:ascii="Times New Roman" w:eastAsia="Times New Roman" w:hAnsi="Times New Roman" w:cs="Times New Roman"/>
          <w:sz w:val="24"/>
          <w:szCs w:val="24"/>
          <w:lang w:val="en-US"/>
        </w:rPr>
        <w:t xml:space="preserve">ROBERTS, M.; ELDRIDGE, A. Planning the Night-time City. </w:t>
      </w:r>
      <w:r w:rsidRPr="00AF538C">
        <w:rPr>
          <w:rFonts w:ascii="Times New Roman" w:eastAsia="Times New Roman" w:hAnsi="Times New Roman" w:cs="Times New Roman"/>
          <w:sz w:val="24"/>
          <w:szCs w:val="24"/>
        </w:rPr>
        <w:t>[</w:t>
      </w:r>
      <w:proofErr w:type="spellStart"/>
      <w:r w:rsidRPr="00AF538C">
        <w:rPr>
          <w:rFonts w:ascii="Times New Roman" w:eastAsia="Times New Roman" w:hAnsi="Times New Roman" w:cs="Times New Roman"/>
          <w:sz w:val="24"/>
          <w:szCs w:val="24"/>
        </w:rPr>
        <w:t>s.l</w:t>
      </w:r>
      <w:proofErr w:type="spellEnd"/>
      <w:r w:rsidRPr="00AF538C">
        <w:rPr>
          <w:rFonts w:ascii="Times New Roman" w:eastAsia="Times New Roman" w:hAnsi="Times New Roman" w:cs="Times New Roman"/>
          <w:sz w:val="24"/>
          <w:szCs w:val="24"/>
        </w:rPr>
        <w:t xml:space="preserve">.] </w:t>
      </w:r>
      <w:proofErr w:type="spellStart"/>
      <w:r w:rsidRPr="00AF538C">
        <w:rPr>
          <w:rFonts w:ascii="Times New Roman" w:eastAsia="Times New Roman" w:hAnsi="Times New Roman" w:cs="Times New Roman"/>
          <w:sz w:val="24"/>
          <w:szCs w:val="24"/>
        </w:rPr>
        <w:t>Routledge</w:t>
      </w:r>
      <w:proofErr w:type="spellEnd"/>
      <w:r w:rsidRPr="00AF538C">
        <w:rPr>
          <w:rFonts w:ascii="Times New Roman" w:eastAsia="Times New Roman" w:hAnsi="Times New Roman" w:cs="Times New Roman"/>
          <w:sz w:val="24"/>
          <w:szCs w:val="24"/>
        </w:rPr>
        <w:t>, 2009.</w:t>
      </w:r>
    </w:p>
    <w:p w14:paraId="415A2C55"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p>
    <w:p w14:paraId="3B638741" w14:textId="3B37743C" w:rsidR="008F7561" w:rsidRPr="00E62BBE" w:rsidRDefault="008F7561" w:rsidP="00A229AF">
      <w:pPr>
        <w:spacing w:after="0" w:line="360" w:lineRule="auto"/>
        <w:jc w:val="both"/>
        <w:rPr>
          <w:rFonts w:ascii="Times New Roman" w:eastAsia="Times New Roman" w:hAnsi="Times New Roman" w:cs="Times New Roman"/>
          <w:sz w:val="24"/>
          <w:szCs w:val="24"/>
        </w:rPr>
      </w:pPr>
      <w:r w:rsidRPr="00B66487">
        <w:rPr>
          <w:rFonts w:ascii="Times New Roman" w:eastAsia="Times New Roman" w:hAnsi="Times New Roman" w:cs="Times New Roman"/>
          <w:sz w:val="24"/>
          <w:szCs w:val="24"/>
        </w:rPr>
        <w:t xml:space="preserve">SANTOS, M. A Natureza do Espaço. </w:t>
      </w:r>
      <w:r w:rsidR="00F934A1" w:rsidRPr="00E62BBE">
        <w:rPr>
          <w:rFonts w:ascii="Times New Roman" w:eastAsia="Times New Roman" w:hAnsi="Times New Roman" w:cs="Times New Roman"/>
          <w:sz w:val="24"/>
          <w:szCs w:val="24"/>
        </w:rPr>
        <w:t>São Paulo:</w:t>
      </w:r>
      <w:r w:rsidRPr="00E62BBE">
        <w:rPr>
          <w:rFonts w:ascii="Times New Roman" w:eastAsia="Times New Roman" w:hAnsi="Times New Roman" w:cs="Times New Roman"/>
          <w:sz w:val="24"/>
          <w:szCs w:val="24"/>
        </w:rPr>
        <w:t xml:space="preserve"> EDUSP, 2006. </w:t>
      </w:r>
    </w:p>
    <w:p w14:paraId="7448A24D" w14:textId="77777777" w:rsidR="008F7561" w:rsidRPr="00E62BBE" w:rsidRDefault="008F7561" w:rsidP="00A229AF">
      <w:pPr>
        <w:spacing w:after="0" w:line="360" w:lineRule="auto"/>
        <w:ind w:firstLine="709"/>
        <w:jc w:val="both"/>
        <w:rPr>
          <w:rFonts w:ascii="Times New Roman" w:eastAsia="Times New Roman" w:hAnsi="Times New Roman" w:cs="Times New Roman"/>
          <w:sz w:val="24"/>
          <w:szCs w:val="24"/>
          <w:lang w:val="en-US"/>
        </w:rPr>
      </w:pPr>
      <w:r w:rsidRPr="00E62BBE">
        <w:rPr>
          <w:rFonts w:ascii="Times New Roman" w:eastAsia="Times New Roman" w:hAnsi="Times New Roman" w:cs="Times New Roman"/>
          <w:sz w:val="24"/>
          <w:szCs w:val="24"/>
        </w:rPr>
        <w:br/>
        <w:t xml:space="preserve">SEN, Amartya. </w:t>
      </w:r>
      <w:r>
        <w:rPr>
          <w:rFonts w:ascii="Times New Roman" w:eastAsia="Times New Roman" w:hAnsi="Times New Roman" w:cs="Times New Roman"/>
          <w:sz w:val="24"/>
          <w:szCs w:val="24"/>
        </w:rPr>
        <w:t xml:space="preserve">Desenvolvimento como Liberdade. Tradução: Laura Teixeira Motta. </w:t>
      </w:r>
      <w:r w:rsidRPr="00E62BBE">
        <w:rPr>
          <w:rFonts w:ascii="Times New Roman" w:eastAsia="Times New Roman" w:hAnsi="Times New Roman" w:cs="Times New Roman"/>
          <w:sz w:val="24"/>
          <w:szCs w:val="24"/>
          <w:lang w:val="en-US"/>
        </w:rPr>
        <w:t xml:space="preserve">São Paulo: </w:t>
      </w:r>
      <w:proofErr w:type="spellStart"/>
      <w:r w:rsidRPr="00E62BBE">
        <w:rPr>
          <w:rFonts w:ascii="Times New Roman" w:eastAsia="Times New Roman" w:hAnsi="Times New Roman" w:cs="Times New Roman"/>
          <w:sz w:val="24"/>
          <w:szCs w:val="24"/>
          <w:lang w:val="en-US"/>
        </w:rPr>
        <w:t>Companhia</w:t>
      </w:r>
      <w:proofErr w:type="spellEnd"/>
      <w:r w:rsidRPr="00E62BBE">
        <w:rPr>
          <w:rFonts w:ascii="Times New Roman" w:eastAsia="Times New Roman" w:hAnsi="Times New Roman" w:cs="Times New Roman"/>
          <w:sz w:val="24"/>
          <w:szCs w:val="24"/>
          <w:lang w:val="en-US"/>
        </w:rPr>
        <w:t xml:space="preserve"> das Letras, 2010.</w:t>
      </w:r>
      <w:r w:rsidRPr="00E62BBE">
        <w:rPr>
          <w:rFonts w:ascii="Times New Roman" w:eastAsia="Times New Roman" w:hAnsi="Times New Roman" w:cs="Times New Roman"/>
          <w:sz w:val="24"/>
          <w:szCs w:val="24"/>
          <w:lang w:val="en-US"/>
        </w:rPr>
        <w:br/>
      </w:r>
    </w:p>
    <w:p w14:paraId="21874E13" w14:textId="77777777" w:rsidR="008F7561" w:rsidRDefault="008F7561" w:rsidP="00A229AF">
      <w:pPr>
        <w:spacing w:after="0" w:line="360" w:lineRule="auto"/>
        <w:jc w:val="both"/>
        <w:rPr>
          <w:rFonts w:ascii="Times New Roman" w:eastAsia="Times New Roman" w:hAnsi="Times New Roman" w:cs="Times New Roman"/>
          <w:sz w:val="24"/>
          <w:szCs w:val="24"/>
        </w:rPr>
      </w:pPr>
      <w:r w:rsidRPr="00E62BBE">
        <w:rPr>
          <w:rFonts w:ascii="Times New Roman" w:eastAsia="Times New Roman" w:hAnsi="Times New Roman" w:cs="Times New Roman"/>
          <w:sz w:val="24"/>
          <w:szCs w:val="24"/>
          <w:lang w:val="en-US"/>
        </w:rPr>
        <w:t xml:space="preserve">SEIJAS, Andreina; GELDERS, Marc. Governing the nocturnal city: an analysis of night-time governance in three global cities. </w:t>
      </w:r>
      <w:proofErr w:type="spellStart"/>
      <w:r w:rsidRPr="00540F49">
        <w:rPr>
          <w:rFonts w:ascii="Times New Roman" w:eastAsia="Times New Roman" w:hAnsi="Times New Roman" w:cs="Times New Roman"/>
          <w:sz w:val="24"/>
          <w:szCs w:val="24"/>
        </w:rPr>
        <w:t>Urban</w:t>
      </w:r>
      <w:proofErr w:type="spellEnd"/>
      <w:r w:rsidRPr="00540F49">
        <w:rPr>
          <w:rFonts w:ascii="Times New Roman" w:eastAsia="Times New Roman" w:hAnsi="Times New Roman" w:cs="Times New Roman"/>
          <w:sz w:val="24"/>
          <w:szCs w:val="24"/>
        </w:rPr>
        <w:t xml:space="preserve"> </w:t>
      </w:r>
      <w:proofErr w:type="spellStart"/>
      <w:r w:rsidRPr="00540F49">
        <w:rPr>
          <w:rFonts w:ascii="Times New Roman" w:eastAsia="Times New Roman" w:hAnsi="Times New Roman" w:cs="Times New Roman"/>
          <w:sz w:val="24"/>
          <w:szCs w:val="24"/>
        </w:rPr>
        <w:t>Studies</w:t>
      </w:r>
      <w:proofErr w:type="spellEnd"/>
      <w:r w:rsidRPr="00540F49">
        <w:rPr>
          <w:rFonts w:ascii="Times New Roman" w:eastAsia="Times New Roman" w:hAnsi="Times New Roman" w:cs="Times New Roman"/>
          <w:sz w:val="24"/>
          <w:szCs w:val="24"/>
        </w:rPr>
        <w:t>, v. 58, n. 2, 2021</w:t>
      </w:r>
      <w:r>
        <w:rPr>
          <w:rFonts w:ascii="Times New Roman" w:eastAsia="Times New Roman" w:hAnsi="Times New Roman" w:cs="Times New Roman"/>
          <w:sz w:val="24"/>
          <w:szCs w:val="24"/>
        </w:rPr>
        <w:t>.</w:t>
      </w:r>
    </w:p>
    <w:p w14:paraId="5ECAEA2B" w14:textId="77777777" w:rsidR="008F7561" w:rsidRPr="00EE54B5" w:rsidRDefault="008F7561" w:rsidP="00A229AF">
      <w:pPr>
        <w:spacing w:after="0" w:line="360" w:lineRule="auto"/>
        <w:ind w:firstLine="709"/>
        <w:jc w:val="both"/>
        <w:rPr>
          <w:rFonts w:ascii="Times New Roman" w:eastAsia="Times New Roman" w:hAnsi="Times New Roman" w:cs="Times New Roman"/>
          <w:sz w:val="24"/>
          <w:szCs w:val="24"/>
        </w:rPr>
      </w:pPr>
    </w:p>
    <w:p w14:paraId="29866776" w14:textId="77777777" w:rsidR="008F7561" w:rsidRPr="00E62BBE" w:rsidRDefault="008F7561" w:rsidP="00A229AF">
      <w:pPr>
        <w:spacing w:after="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SINGER, P. Desenvolvimento Econômico e Evolução Urbana. 2. ed. São Paulo: Companhia Editora Nacional, 1977. v. 1p. </w:t>
      </w:r>
      <w:r w:rsidRPr="00E62BBE">
        <w:rPr>
          <w:rFonts w:ascii="Times New Roman" w:eastAsia="Times New Roman" w:hAnsi="Times New Roman" w:cs="Times New Roman"/>
          <w:sz w:val="24"/>
          <w:szCs w:val="24"/>
          <w:lang w:val="en-US"/>
        </w:rPr>
        <w:t>141–198.</w:t>
      </w:r>
    </w:p>
    <w:p w14:paraId="243BECAA" w14:textId="77777777" w:rsidR="008F7561" w:rsidRPr="00E62BBE" w:rsidRDefault="008F7561" w:rsidP="00A229AF">
      <w:pPr>
        <w:spacing w:after="0" w:line="360" w:lineRule="auto"/>
        <w:ind w:firstLine="709"/>
        <w:jc w:val="both"/>
        <w:rPr>
          <w:rFonts w:ascii="Times New Roman" w:eastAsia="Times New Roman" w:hAnsi="Times New Roman" w:cs="Times New Roman"/>
          <w:sz w:val="24"/>
          <w:szCs w:val="24"/>
          <w:lang w:val="en-US"/>
        </w:rPr>
      </w:pPr>
    </w:p>
    <w:p w14:paraId="29F30496" w14:textId="77777777" w:rsidR="008F7561" w:rsidRPr="00E62BBE" w:rsidRDefault="008F7561" w:rsidP="00A229AF">
      <w:pPr>
        <w:spacing w:after="0" w:line="360" w:lineRule="auto"/>
        <w:jc w:val="both"/>
        <w:rPr>
          <w:rFonts w:ascii="Times New Roman" w:eastAsia="Times New Roman" w:hAnsi="Times New Roman" w:cs="Times New Roman"/>
          <w:sz w:val="24"/>
          <w:szCs w:val="24"/>
          <w:lang w:val="en-US"/>
        </w:rPr>
      </w:pPr>
      <w:r w:rsidRPr="00E62BBE">
        <w:rPr>
          <w:rFonts w:ascii="Times New Roman" w:eastAsia="Times New Roman" w:hAnsi="Times New Roman" w:cs="Times New Roman"/>
          <w:sz w:val="24"/>
          <w:szCs w:val="24"/>
          <w:lang w:val="en-US"/>
        </w:rPr>
        <w:t xml:space="preserve">SMITH, Neil, The new urban frontier: gentrification and the revanchist city, </w:t>
      </w:r>
      <w:proofErr w:type="spellStart"/>
      <w:r w:rsidRPr="00E62BBE">
        <w:rPr>
          <w:rFonts w:ascii="Times New Roman" w:eastAsia="Times New Roman" w:hAnsi="Times New Roman" w:cs="Times New Roman"/>
          <w:sz w:val="24"/>
          <w:szCs w:val="24"/>
          <w:lang w:val="en-US"/>
        </w:rPr>
        <w:t>Londres</w:t>
      </w:r>
      <w:proofErr w:type="spellEnd"/>
      <w:r w:rsidRPr="00E62BBE">
        <w:rPr>
          <w:rFonts w:ascii="Times New Roman" w:eastAsia="Times New Roman" w:hAnsi="Times New Roman" w:cs="Times New Roman"/>
          <w:sz w:val="24"/>
          <w:szCs w:val="24"/>
          <w:lang w:val="en-US"/>
        </w:rPr>
        <w:t>/Nova York, Routledge, 1996.</w:t>
      </w:r>
    </w:p>
    <w:p w14:paraId="6B03A543" w14:textId="77777777" w:rsidR="008F7561" w:rsidRPr="00E62BBE" w:rsidRDefault="008F7561" w:rsidP="00A229AF">
      <w:pPr>
        <w:spacing w:after="0" w:line="360" w:lineRule="auto"/>
        <w:ind w:firstLine="709"/>
        <w:jc w:val="both"/>
        <w:rPr>
          <w:rFonts w:ascii="Times New Roman" w:eastAsia="Times New Roman" w:hAnsi="Times New Roman" w:cs="Times New Roman"/>
          <w:sz w:val="24"/>
          <w:szCs w:val="24"/>
          <w:lang w:val="en-US"/>
        </w:rPr>
      </w:pPr>
    </w:p>
    <w:p w14:paraId="05E7F314" w14:textId="77777777" w:rsidR="008F7561" w:rsidRDefault="008F7561" w:rsidP="00A229AF">
      <w:pPr>
        <w:spacing w:after="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SOARES, P. R. R.; FEDOZZI, L. J. Porto Alegre e sua região metropolitana no contexto das contradições da metropolização brasileira contemporânea. Sociologias, Porto Alegre, ano 18, n. 42, </w:t>
      </w:r>
      <w:proofErr w:type="spellStart"/>
      <w:r>
        <w:rPr>
          <w:rFonts w:ascii="Times New Roman" w:eastAsia="Times New Roman" w:hAnsi="Times New Roman" w:cs="Times New Roman"/>
          <w:sz w:val="24"/>
          <w:szCs w:val="24"/>
        </w:rPr>
        <w:t>mai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ago</w:t>
      </w:r>
      <w:proofErr w:type="spellEnd"/>
      <w:r>
        <w:rPr>
          <w:rFonts w:ascii="Times New Roman" w:eastAsia="Times New Roman" w:hAnsi="Times New Roman" w:cs="Times New Roman"/>
          <w:sz w:val="24"/>
          <w:szCs w:val="24"/>
        </w:rPr>
        <w:t xml:space="preserve"> 2016, p. 162–197. </w:t>
      </w:r>
      <w:r>
        <w:rPr>
          <w:rFonts w:ascii="Times New Roman" w:eastAsia="Times New Roman" w:hAnsi="Times New Roman" w:cs="Times New Roman"/>
          <w:sz w:val="24"/>
          <w:szCs w:val="24"/>
          <w:highlight w:val="white"/>
        </w:rPr>
        <w:t xml:space="preserve">DOI: </w:t>
      </w:r>
      <w:r>
        <w:rPr>
          <w:rFonts w:ascii="Times New Roman" w:eastAsia="Times New Roman" w:hAnsi="Times New Roman" w:cs="Times New Roman"/>
          <w:sz w:val="24"/>
          <w:szCs w:val="24"/>
        </w:rPr>
        <w:t>10.1590/15174522-018004206</w:t>
      </w:r>
      <w:r>
        <w:rPr>
          <w:rFonts w:ascii="Times New Roman" w:eastAsia="Times New Roman" w:hAnsi="Times New Roman" w:cs="Times New Roman"/>
          <w:sz w:val="24"/>
          <w:szCs w:val="24"/>
          <w:highlight w:val="white"/>
        </w:rPr>
        <w:t xml:space="preserve">. Disponível em: </w:t>
      </w:r>
      <w:r>
        <w:rPr>
          <w:rFonts w:ascii="Times New Roman" w:eastAsia="Times New Roman" w:hAnsi="Times New Roman" w:cs="Times New Roman"/>
          <w:sz w:val="24"/>
          <w:szCs w:val="24"/>
        </w:rPr>
        <w:t>https://www.scielo.br/j/soc/a/fb8d88wFxc33ndHSRW5KcCz/?lang=pt</w:t>
      </w: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lang w:val="en-US"/>
        </w:rPr>
        <w:t>Acesso</w:t>
      </w:r>
      <w:proofErr w:type="spellEnd"/>
      <w:r>
        <w:rPr>
          <w:rFonts w:ascii="Times New Roman" w:eastAsia="Times New Roman" w:hAnsi="Times New Roman" w:cs="Times New Roman"/>
          <w:sz w:val="24"/>
          <w:szCs w:val="24"/>
          <w:highlight w:val="white"/>
          <w:lang w:val="en-US"/>
        </w:rPr>
        <w:t xml:space="preserve"> </w:t>
      </w:r>
      <w:proofErr w:type="spellStart"/>
      <w:r>
        <w:rPr>
          <w:rFonts w:ascii="Times New Roman" w:eastAsia="Times New Roman" w:hAnsi="Times New Roman" w:cs="Times New Roman"/>
          <w:sz w:val="24"/>
          <w:szCs w:val="24"/>
          <w:highlight w:val="white"/>
          <w:lang w:val="en-US"/>
        </w:rPr>
        <w:t>em</w:t>
      </w:r>
      <w:proofErr w:type="spellEnd"/>
      <w:r>
        <w:rPr>
          <w:rFonts w:ascii="Times New Roman" w:eastAsia="Times New Roman" w:hAnsi="Times New Roman" w:cs="Times New Roman"/>
          <w:sz w:val="24"/>
          <w:szCs w:val="24"/>
          <w:highlight w:val="white"/>
          <w:lang w:val="en-US"/>
        </w:rPr>
        <w:t xml:space="preserve">: 24 </w:t>
      </w:r>
      <w:proofErr w:type="gramStart"/>
      <w:r>
        <w:rPr>
          <w:rFonts w:ascii="Times New Roman" w:eastAsia="Times New Roman" w:hAnsi="Times New Roman" w:cs="Times New Roman"/>
          <w:sz w:val="24"/>
          <w:szCs w:val="24"/>
          <w:highlight w:val="white"/>
          <w:lang w:val="en-US"/>
        </w:rPr>
        <w:t>mar</w:t>
      </w:r>
      <w:proofErr w:type="gramEnd"/>
      <w:r>
        <w:rPr>
          <w:rFonts w:ascii="Times New Roman" w:eastAsia="Times New Roman" w:hAnsi="Times New Roman" w:cs="Times New Roman"/>
          <w:sz w:val="24"/>
          <w:szCs w:val="24"/>
          <w:highlight w:val="white"/>
          <w:lang w:val="en-US"/>
        </w:rPr>
        <w:t>. 2026.</w:t>
      </w:r>
    </w:p>
    <w:p w14:paraId="2E6503EF" w14:textId="77777777" w:rsidR="008F7561" w:rsidRDefault="008F7561" w:rsidP="00A229AF">
      <w:pPr>
        <w:spacing w:after="0" w:line="360" w:lineRule="auto"/>
        <w:ind w:firstLine="709"/>
        <w:jc w:val="both"/>
        <w:rPr>
          <w:rFonts w:ascii="Times New Roman" w:eastAsia="Times New Roman" w:hAnsi="Times New Roman" w:cs="Times New Roman"/>
          <w:sz w:val="24"/>
          <w:szCs w:val="24"/>
          <w:lang w:val="en-US"/>
        </w:rPr>
      </w:pPr>
    </w:p>
    <w:p w14:paraId="5C8350DC" w14:textId="7454AE1B" w:rsidR="007362B8" w:rsidRDefault="008F7561" w:rsidP="00A229AF">
      <w:pPr>
        <w:spacing w:after="0" w:line="360" w:lineRule="auto"/>
        <w:jc w:val="both"/>
      </w:pPr>
      <w:r w:rsidRPr="00B66487">
        <w:rPr>
          <w:rFonts w:ascii="Times New Roman" w:eastAsia="Times New Roman" w:hAnsi="Times New Roman" w:cs="Times New Roman"/>
          <w:sz w:val="24"/>
          <w:szCs w:val="24"/>
          <w:lang w:val="en-US"/>
        </w:rPr>
        <w:lastRenderedPageBreak/>
        <w:t>WOOLDRIDGE, J. M. Econometric Analysis of Cross Section and Panel Data. MIT Press, 2010.</w:t>
      </w:r>
    </w:p>
    <w:sectPr w:rsidR="007362B8" w:rsidSect="00A22209">
      <w:footerReference w:type="default" r:id="rId15"/>
      <w:footerReference w:type="first" r:id="rId16"/>
      <w:pgSz w:w="11906" w:h="16838"/>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Aline Dalcin" w:date="2026-05-04T21:22:00Z" w:initials="AD">
    <w:p w14:paraId="62900AEB" w14:textId="69E83885" w:rsidR="00E92370" w:rsidRDefault="00E92370">
      <w:pPr>
        <w:pStyle w:val="Textodecomentrio"/>
      </w:pPr>
      <w:r>
        <w:rPr>
          <w:rStyle w:val="Refdecomentrio"/>
        </w:rPr>
        <w:annotationRef/>
      </w:r>
      <w:r>
        <w:t>Faltou algo na frase. Adicionei “noturnos” ao final, confere se está correto.</w:t>
      </w:r>
    </w:p>
  </w:comment>
  <w:comment w:id="12" w:author="Aline Dalcin" w:date="2026-05-04T21:45:00Z" w:initials="AD">
    <w:p w14:paraId="4B8AC5E3" w14:textId="5ADF256C" w:rsidR="00E92370" w:rsidRDefault="00E92370">
      <w:pPr>
        <w:pStyle w:val="Textodecomentrio"/>
      </w:pPr>
      <w:r>
        <w:rPr>
          <w:rStyle w:val="Refdecomentrio"/>
        </w:rPr>
        <w:annotationRef/>
      </w:r>
      <w:r>
        <w:t>Nesta seção 2.1. Mudei a ordem dos teus parágrafos e fiz sugestões de reescrita. Veja se você concorda comigo que faz mais sentido.</w:t>
      </w:r>
    </w:p>
  </w:comment>
  <w:comment w:id="15" w:author="Aline Dalcin" w:date="2026-05-04T22:07:00Z" w:initials="AD">
    <w:p w14:paraId="251680AE" w14:textId="659E4828" w:rsidR="00E92370" w:rsidRDefault="00E92370">
      <w:pPr>
        <w:pStyle w:val="Textodecomentrio"/>
      </w:pPr>
      <w:r>
        <w:rPr>
          <w:rStyle w:val="Refdecomentrio"/>
        </w:rPr>
        <w:annotationRef/>
      </w:r>
      <w:r>
        <w:t>Esses dois parágrafos podem ser excluídos. O conteúdo deles já foi tratado na seção 2.1.</w:t>
      </w:r>
    </w:p>
  </w:comment>
  <w:comment w:id="16" w:author="Aline Dalcin" w:date="2026-05-04T22:09:00Z" w:initials="AD">
    <w:p w14:paraId="44D9E5E2" w14:textId="6045E43C" w:rsidR="00E92370" w:rsidRPr="00040A7E" w:rsidRDefault="00E92370">
      <w:pPr>
        <w:pStyle w:val="Textodecomentrio"/>
      </w:pPr>
      <w:r>
        <w:rPr>
          <w:rStyle w:val="Refdecomentrio"/>
        </w:rPr>
        <w:annotationRef/>
      </w:r>
      <w:r w:rsidRPr="00040A7E">
        <w:t>Há uma confusão de escalas aqui. O resto da seção discute policentrismo intraurbano</w:t>
      </w:r>
      <w:r>
        <w:t xml:space="preserve">, </w:t>
      </w:r>
      <w:r w:rsidRPr="00040A7E">
        <w:t>múltiplas centralidades dentro de Porto Alegre (Cidade Baixa, Moinhos de Vento, Centro Histórico como subcentros de uma mesma cidade). O REGIC classifica outra coisa: a capacidade de Porto Alegre de influenciar as cidades ao seu redor na rede urbana regional. São dois fenômenos distintos</w:t>
      </w:r>
      <w:r>
        <w:t>.</w:t>
      </w:r>
    </w:p>
  </w:comment>
  <w:comment w:id="17" w:author="Aline Dalcin" w:date="2026-05-04T22:11:00Z" w:initials="AD">
    <w:p w14:paraId="4E171B93" w14:textId="12665D1E" w:rsidR="00E92370" w:rsidRPr="00040A7E" w:rsidRDefault="00E92370" w:rsidP="00040A7E">
      <w:pPr>
        <w:pStyle w:val="Textodecomentrio"/>
      </w:pPr>
      <w:r>
        <w:rPr>
          <w:rStyle w:val="Refdecomentrio"/>
        </w:rPr>
        <w:annotationRef/>
      </w:r>
      <w:r>
        <w:t>Isso que eu esperava na seção 2.2.</w:t>
      </w:r>
      <w:r>
        <w:br/>
        <w:t>Sugestão de estrutura para a seção 2.2.:</w:t>
      </w:r>
      <w:r>
        <w:br/>
      </w:r>
      <w:r>
        <w:br/>
      </w:r>
      <w:r>
        <w:rPr>
          <w:b/>
          <w:bCs/>
        </w:rPr>
        <w:t>Parágrafo 1:</w:t>
      </w:r>
      <w:r w:rsidRPr="00040A7E">
        <w:t xml:space="preserve"> Definir o que é uma centralidade urbana (não apenas uma concentração comercial, mas um nó que organiza fluxos e atrai pessoas de uma área mais ampla) e por que a aglomeração </w:t>
      </w:r>
      <w:proofErr w:type="gramStart"/>
      <w:r w:rsidRPr="00040A7E">
        <w:t>as cria</w:t>
      </w:r>
      <w:proofErr w:type="gramEnd"/>
      <w:r>
        <w:t>.</w:t>
      </w:r>
    </w:p>
    <w:p w14:paraId="6789B8DB" w14:textId="469A8A5A" w:rsidR="00E92370" w:rsidRPr="00040A7E" w:rsidRDefault="00E92370" w:rsidP="00040A7E">
      <w:pPr>
        <w:pStyle w:val="Textodecomentrio"/>
      </w:pPr>
      <w:r>
        <w:rPr>
          <w:b/>
          <w:bCs/>
        </w:rPr>
        <w:t>Parágrafo 2:</w:t>
      </w:r>
      <w:r w:rsidRPr="00040A7E">
        <w:t xml:space="preserve"> O modelo AMM </w:t>
      </w:r>
      <w:r w:rsidRPr="00040A7E">
        <w:rPr>
          <w:i/>
          <w:iCs/>
        </w:rPr>
        <w:t>aplicado</w:t>
      </w:r>
      <w:r w:rsidRPr="00040A7E">
        <w:t xml:space="preserve">: como a </w:t>
      </w:r>
      <w:proofErr w:type="spellStart"/>
      <w:r w:rsidRPr="00040A7E">
        <w:t>bid-rent</w:t>
      </w:r>
      <w:proofErr w:type="spellEnd"/>
      <w:r w:rsidRPr="00040A7E">
        <w:t xml:space="preserve"> explica onde diferentes atividades se instalam dentro da cidade, incluindo comércio e serviços (aprofundar o que foi apresentado em 2.1, não repetir)</w:t>
      </w:r>
    </w:p>
    <w:p w14:paraId="29859D53" w14:textId="70E89278" w:rsidR="00E92370" w:rsidRPr="00040A7E" w:rsidRDefault="00E92370" w:rsidP="00040A7E">
      <w:pPr>
        <w:pStyle w:val="Textodecomentrio"/>
      </w:pPr>
      <w:r>
        <w:rPr>
          <w:b/>
          <w:bCs/>
        </w:rPr>
        <w:t>Parágrafo 3:</w:t>
      </w:r>
      <w:r w:rsidRPr="00040A7E">
        <w:t xml:space="preserve"> A transição para cidades policêntricas: quais forças econômicas (desindustrialização, mobilidade, </w:t>
      </w:r>
      <w:proofErr w:type="spellStart"/>
      <w:r w:rsidRPr="00040A7E">
        <w:t>suburbanização</w:t>
      </w:r>
      <w:proofErr w:type="spellEnd"/>
      <w:r w:rsidRPr="00040A7E">
        <w:t>) criaram múltiplos subcentros e transformaram a estrutura urbana</w:t>
      </w:r>
    </w:p>
    <w:p w14:paraId="05F144FC" w14:textId="0FEE6CDD" w:rsidR="00E92370" w:rsidRPr="00040A7E" w:rsidRDefault="00E92370" w:rsidP="00040A7E">
      <w:pPr>
        <w:pStyle w:val="Textodecomentrio"/>
      </w:pPr>
      <w:r>
        <w:rPr>
          <w:b/>
          <w:bCs/>
        </w:rPr>
        <w:t>Parágrafo 4:</w:t>
      </w:r>
      <w:r w:rsidRPr="00040A7E">
        <w:t xml:space="preserve"> Implicação para o comércio noturno: em uma cidade </w:t>
      </w:r>
      <w:proofErr w:type="spellStart"/>
      <w:r w:rsidRPr="00040A7E">
        <w:t>policêntrica</w:t>
      </w:r>
      <w:proofErr w:type="spellEnd"/>
      <w:r w:rsidRPr="00040A7E">
        <w:t xml:space="preserve"> como Porto Alegre, cada subcentro desenvolve um perfil noturno próprio determinado pela combinação de uso do solo, composição social e acessibilidade </w:t>
      </w:r>
      <w:r>
        <w:t>-</w:t>
      </w:r>
      <w:r w:rsidRPr="00040A7E">
        <w:t xml:space="preserve"> o que o Capítulo 3 irá documentar empiricamente</w:t>
      </w:r>
      <w:r>
        <w:t>.</w:t>
      </w:r>
    </w:p>
    <w:p w14:paraId="54395372" w14:textId="7EA6E2BF" w:rsidR="00E92370" w:rsidRDefault="00E92370">
      <w:pPr>
        <w:pStyle w:val="Textodecomentrio"/>
      </w:pPr>
    </w:p>
  </w:comment>
  <w:comment w:id="34" w:author="Aline Dalcin" w:date="2026-05-04T22:25:00Z" w:initials="AD">
    <w:p w14:paraId="070BF017" w14:textId="15D083C1" w:rsidR="00E92370" w:rsidRDefault="00E92370">
      <w:pPr>
        <w:pStyle w:val="Textodecomentrio"/>
      </w:pPr>
      <w:r>
        <w:rPr>
          <w:rStyle w:val="Refdecomentrio"/>
        </w:rPr>
        <w:annotationRef/>
      </w:r>
      <w:r>
        <w:t xml:space="preserve">Falta uma frase como </w:t>
      </w:r>
      <w:proofErr w:type="spellStart"/>
      <w:r>
        <w:t>esta</w:t>
      </w:r>
      <w:proofErr w:type="spellEnd"/>
      <w:r>
        <w:t xml:space="preserve"> para conectar com teu trabalho. Veja se você concorda.</w:t>
      </w:r>
    </w:p>
  </w:comment>
  <w:comment w:id="53" w:author="Aline Dalcin" w:date="2026-05-04T22:35:00Z" w:initials="AD">
    <w:p w14:paraId="1CA0AB9F" w14:textId="00D8F534" w:rsidR="00E92370" w:rsidRDefault="00E92370">
      <w:pPr>
        <w:pStyle w:val="Textodecomentrio"/>
      </w:pPr>
      <w:r>
        <w:rPr>
          <w:rStyle w:val="Refdecomentrio"/>
        </w:rPr>
        <w:annotationRef/>
      </w:r>
      <w:r>
        <w:t>Falta frase de conexão como esta.</w:t>
      </w:r>
    </w:p>
  </w:comment>
  <w:comment w:id="84" w:author="Aline Dalcin" w:date="2026-05-04T22:55:00Z" w:initials="AD">
    <w:p w14:paraId="14FA5072" w14:textId="09C3198F" w:rsidR="00E92370" w:rsidRPr="0082283E" w:rsidRDefault="00E92370" w:rsidP="0082283E">
      <w:pPr>
        <w:pStyle w:val="Textodecomentrio"/>
      </w:pPr>
      <w:r>
        <w:rPr>
          <w:rStyle w:val="Refdecomentrio"/>
        </w:rPr>
        <w:annotationRef/>
      </w:r>
      <w:r>
        <w:t>Fundir este parágrafo com o parágrafo 3 desta seção:</w:t>
      </w:r>
      <w:r>
        <w:br/>
      </w:r>
      <w:r w:rsidRPr="0082283E">
        <w:t>O que é a economia noturna?</w:t>
      </w:r>
    </w:p>
    <w:p w14:paraId="61ECEE05" w14:textId="77777777" w:rsidR="00E92370" w:rsidRPr="0082283E" w:rsidRDefault="00E92370" w:rsidP="0082283E">
      <w:pPr>
        <w:pStyle w:val="Textodecomentrio"/>
      </w:pPr>
      <w:r w:rsidRPr="0082283E">
        <w:t>Quais atividades inclui?</w:t>
      </w:r>
    </w:p>
    <w:p w14:paraId="59741007" w14:textId="0937A2E5" w:rsidR="00E92370" w:rsidRPr="0082283E" w:rsidRDefault="00E92370" w:rsidP="0082283E">
      <w:pPr>
        <w:pStyle w:val="Textodecomentrio"/>
      </w:pPr>
      <w:r w:rsidRPr="0082283E">
        <w:t>Como se conecta às áreas (i) e (</w:t>
      </w:r>
      <w:proofErr w:type="spellStart"/>
      <w:r w:rsidRPr="0082283E">
        <w:t>ii</w:t>
      </w:r>
      <w:proofErr w:type="spellEnd"/>
      <w:r w:rsidRPr="0082283E">
        <w:t xml:space="preserve">) de </w:t>
      </w:r>
      <w:proofErr w:type="spellStart"/>
      <w:r w:rsidRPr="0082283E">
        <w:t>O'Sullivan</w:t>
      </w:r>
      <w:proofErr w:type="spellEnd"/>
      <w:r w:rsidRPr="0082283E">
        <w:t>?</w:t>
      </w:r>
      <w:r>
        <w:br/>
        <w:t>Excluir o que já foi dito em outras seções.</w:t>
      </w:r>
    </w:p>
    <w:p w14:paraId="7A3E3B19" w14:textId="19A25AE6" w:rsidR="00E92370" w:rsidRDefault="00E92370">
      <w:pPr>
        <w:pStyle w:val="Textodecomentrio"/>
      </w:pPr>
    </w:p>
  </w:comment>
  <w:comment w:id="85" w:author="Aline Dalcin" w:date="2026-05-04T22:57:00Z" w:initials="AD">
    <w:p w14:paraId="77694AD6" w14:textId="4B2DBCB2" w:rsidR="00E92370" w:rsidRPr="0082283E" w:rsidRDefault="00E92370" w:rsidP="0082283E">
      <w:pPr>
        <w:pStyle w:val="Textodecomentrio"/>
      </w:pPr>
      <w:r>
        <w:rPr>
          <w:rStyle w:val="Refdecomentrio"/>
        </w:rPr>
        <w:annotationRef/>
      </w:r>
      <w:r>
        <w:t>Manter apenas o argumento da temporalidade:</w:t>
      </w:r>
      <w:r>
        <w:br/>
      </w:r>
      <w:r w:rsidRPr="0082283E">
        <w:t>A noite NÃO é apenas extensão do dia</w:t>
      </w:r>
    </w:p>
    <w:p w14:paraId="1D68DE71" w14:textId="77777777" w:rsidR="00E92370" w:rsidRPr="0082283E" w:rsidRDefault="00E92370" w:rsidP="0082283E">
      <w:pPr>
        <w:pStyle w:val="Textodecomentrio"/>
      </w:pPr>
      <w:r w:rsidRPr="0082283E">
        <w:t>É um circuito econômico com lógica própria:</w:t>
      </w:r>
    </w:p>
    <w:p w14:paraId="5B2A61B3" w14:textId="77777777" w:rsidR="00E92370" w:rsidRPr="0082283E" w:rsidRDefault="00E92370" w:rsidP="0082283E">
      <w:pPr>
        <w:pStyle w:val="Textodecomentrio"/>
      </w:pPr>
      <w:r w:rsidRPr="0082283E">
        <w:t>formas específicas de sociabilidade,</w:t>
      </w:r>
    </w:p>
    <w:p w14:paraId="03F30944" w14:textId="77777777" w:rsidR="00E92370" w:rsidRPr="0082283E" w:rsidRDefault="00E92370" w:rsidP="0082283E">
      <w:pPr>
        <w:pStyle w:val="Textodecomentrio"/>
      </w:pPr>
      <w:r w:rsidRPr="0082283E">
        <w:t>consumo e apropriação do espaço</w:t>
      </w:r>
    </w:p>
    <w:p w14:paraId="609B8DE0" w14:textId="06AD9BD2" w:rsidR="00E92370" w:rsidRDefault="00E92370">
      <w:pPr>
        <w:pStyle w:val="Textodecomentrio"/>
      </w:pPr>
      <w:r>
        <w:t xml:space="preserve">Excluir a parte de definição, definição deve ir </w:t>
      </w:r>
      <w:proofErr w:type="gramStart"/>
      <w:r>
        <w:t>no</w:t>
      </w:r>
      <w:proofErr w:type="gramEnd"/>
      <w:r>
        <w:t xml:space="preserve"> primeiro parágrafo. </w:t>
      </w:r>
      <w:proofErr w:type="gramStart"/>
      <w:r>
        <w:t>A parte final</w:t>
      </w:r>
      <w:proofErr w:type="gramEnd"/>
      <w:r>
        <w:t xml:space="preserve"> “Entretanto...” é tema da seção 2.6, excluir daqui.</w:t>
      </w:r>
    </w:p>
  </w:comment>
  <w:comment w:id="87" w:author="Aline Dalcin" w:date="2026-05-04T23:00:00Z" w:initials="AD">
    <w:p w14:paraId="450A330E" w14:textId="2B03AFA8" w:rsidR="00E92370" w:rsidRDefault="00E92370">
      <w:pPr>
        <w:pStyle w:val="Textodecomentrio"/>
      </w:pPr>
      <w:r>
        <w:rPr>
          <w:rStyle w:val="Refdecomentrio"/>
        </w:rPr>
        <w:annotationRef/>
      </w:r>
      <w:r>
        <w:t>Fundir com o parágrafo 1.</w:t>
      </w:r>
    </w:p>
  </w:comment>
  <w:comment w:id="88" w:author="Aline Dalcin" w:date="2026-05-04T23:00:00Z" w:initials="AD">
    <w:p w14:paraId="1B16FD0D" w14:textId="1F088BF9" w:rsidR="00E92370" w:rsidRDefault="00E92370" w:rsidP="0082283E">
      <w:pPr>
        <w:pStyle w:val="Textodecomentrio"/>
      </w:pPr>
      <w:r>
        <w:rPr>
          <w:rStyle w:val="Refdecomentrio"/>
        </w:rPr>
        <w:annotationRef/>
      </w:r>
      <w:r>
        <w:t>Corrigir a lógica</w:t>
      </w:r>
    </w:p>
    <w:p w14:paraId="747F5428" w14:textId="2F9C3F06" w:rsidR="00E92370" w:rsidRPr="0082283E" w:rsidRDefault="00E92370" w:rsidP="0082283E">
      <w:pPr>
        <w:pStyle w:val="Textodecomentrio"/>
      </w:pPr>
      <w:r w:rsidRPr="0082283E">
        <w:t>A distribuição da economia noturna</w:t>
      </w:r>
      <w:r>
        <w:t xml:space="preserve"> </w:t>
      </w:r>
      <w:r w:rsidRPr="0082283E">
        <w:t>reflete as desigualdades que Harvey e Lefebvre descrevem</w:t>
      </w:r>
    </w:p>
    <w:p w14:paraId="6436C0B4" w14:textId="77777777" w:rsidR="00E92370" w:rsidRPr="0082283E" w:rsidRDefault="00E92370" w:rsidP="0082283E">
      <w:pPr>
        <w:pStyle w:val="Textodecomentrio"/>
      </w:pPr>
      <w:r w:rsidRPr="0082283E">
        <w:t>E ao mesmo tempo confirma o que Jacobs defende:</w:t>
      </w:r>
    </w:p>
    <w:p w14:paraId="238BB2ED" w14:textId="77777777" w:rsidR="00E92370" w:rsidRPr="0082283E" w:rsidRDefault="00E92370" w:rsidP="0082283E">
      <w:pPr>
        <w:pStyle w:val="Textodecomentrio"/>
      </w:pPr>
      <w:r w:rsidRPr="0082283E">
        <w:t>usos noturnos diversificados mantêm a cidade viva</w:t>
      </w:r>
    </w:p>
    <w:p w14:paraId="0350B310" w14:textId="007BACF4" w:rsidR="00E92370" w:rsidRDefault="00E92370">
      <w:pPr>
        <w:pStyle w:val="Textodecomentrio"/>
      </w:pPr>
    </w:p>
  </w:comment>
  <w:comment w:id="91" w:author="Aline Dalcin" w:date="2026-05-04T23:03:00Z" w:initials="AD">
    <w:p w14:paraId="157660A4" w14:textId="0B2F5D72" w:rsidR="00E92370" w:rsidRPr="00D020FB" w:rsidRDefault="00E92370" w:rsidP="00D020FB">
      <w:pPr>
        <w:pStyle w:val="Textodecomentrio"/>
      </w:pPr>
      <w:r>
        <w:rPr>
          <w:rStyle w:val="Refdecomentrio"/>
        </w:rPr>
        <w:annotationRef/>
      </w:r>
      <w:r w:rsidRPr="00D020FB">
        <w:t>S</w:t>
      </w:r>
      <w:r>
        <w:t>íntese da seção:</w:t>
      </w:r>
    </w:p>
    <w:p w14:paraId="79663B35" w14:textId="77777777" w:rsidR="00E92370" w:rsidRPr="00D020FB" w:rsidRDefault="00E92370" w:rsidP="00D020FB">
      <w:pPr>
        <w:pStyle w:val="Textodecomentrio"/>
      </w:pPr>
      <w:r w:rsidRPr="00D020FB">
        <w:t>A economia noturna é simultaneamente:</w:t>
      </w:r>
    </w:p>
    <w:p w14:paraId="61FA52F8" w14:textId="77777777" w:rsidR="00E92370" w:rsidRPr="00D020FB" w:rsidRDefault="00E92370" w:rsidP="00D020FB">
      <w:pPr>
        <w:pStyle w:val="Textodecomentrio"/>
      </w:pPr>
      <w:r w:rsidRPr="00D020FB">
        <w:t xml:space="preserve">- </w:t>
      </w:r>
      <w:proofErr w:type="gramStart"/>
      <w:r w:rsidRPr="00D020FB">
        <w:t>consequência</w:t>
      </w:r>
      <w:proofErr w:type="gramEnd"/>
      <w:r w:rsidRPr="00D020FB">
        <w:t xml:space="preserve"> das dinâmicas históricas da cidade</w:t>
      </w:r>
    </w:p>
    <w:p w14:paraId="5B4DD187" w14:textId="77777777" w:rsidR="00E92370" w:rsidRPr="00D020FB" w:rsidRDefault="00E92370" w:rsidP="00D020FB">
      <w:pPr>
        <w:pStyle w:val="Textodecomentrio"/>
      </w:pPr>
      <w:r w:rsidRPr="00D020FB">
        <w:t xml:space="preserve">- </w:t>
      </w:r>
      <w:proofErr w:type="gramStart"/>
      <w:r w:rsidRPr="00D020FB">
        <w:t>vetor</w:t>
      </w:r>
      <w:proofErr w:type="gramEnd"/>
      <w:r w:rsidRPr="00D020FB">
        <w:t xml:space="preserve"> de dinamismo econômico</w:t>
      </w:r>
    </w:p>
    <w:p w14:paraId="536C154A" w14:textId="77777777" w:rsidR="00E92370" w:rsidRPr="00D020FB" w:rsidRDefault="00E92370" w:rsidP="00D020FB">
      <w:pPr>
        <w:pStyle w:val="Textodecomentrio"/>
      </w:pPr>
      <w:r w:rsidRPr="00D020FB">
        <w:t xml:space="preserve">- </w:t>
      </w:r>
      <w:proofErr w:type="gramStart"/>
      <w:r w:rsidRPr="00D020FB">
        <w:t>potencial</w:t>
      </w:r>
      <w:proofErr w:type="gramEnd"/>
      <w:r w:rsidRPr="00D020FB">
        <w:t xml:space="preserve"> fonte de conflitos e desigualdades</w:t>
      </w:r>
    </w:p>
    <w:p w14:paraId="74798B46" w14:textId="77777777" w:rsidR="00E92370" w:rsidRPr="00D020FB" w:rsidRDefault="00E92370" w:rsidP="00D020FB">
      <w:pPr>
        <w:pStyle w:val="Textodecomentrio"/>
      </w:pPr>
      <w:r w:rsidRPr="00D020FB">
        <w:t>Essas tensões serão examinadas nas próximas seções:</w:t>
      </w:r>
    </w:p>
    <w:p w14:paraId="75E102FF" w14:textId="77777777" w:rsidR="00E92370" w:rsidRPr="00D020FB" w:rsidRDefault="00E92370" w:rsidP="00D020FB">
      <w:pPr>
        <w:pStyle w:val="Textodecomentrio"/>
      </w:pPr>
      <w:r w:rsidRPr="00D020FB">
        <w:t>2.5 (desenvolvimento humano) e 2.6 (governança)</w:t>
      </w:r>
    </w:p>
    <w:p w14:paraId="04433871" w14:textId="423DAADA" w:rsidR="00E92370" w:rsidRDefault="00E92370">
      <w:pPr>
        <w:pStyle w:val="Textodecomentrio"/>
      </w:pPr>
    </w:p>
  </w:comment>
  <w:comment w:id="94" w:author="Aline Dalcin" w:date="2026-05-04T23:11:00Z" w:initials="AD">
    <w:p w14:paraId="0B28D309" w14:textId="20C94340" w:rsidR="00E92370" w:rsidRDefault="00E92370">
      <w:pPr>
        <w:pStyle w:val="Textodecomentrio"/>
      </w:pPr>
      <w:r>
        <w:rPr>
          <w:rStyle w:val="Refdecomentrio"/>
        </w:rPr>
        <w:annotationRef/>
      </w:r>
      <w:r w:rsidRPr="00CF1979">
        <w:t>A seção 2.5 é </w:t>
      </w:r>
      <w:r w:rsidRPr="00CF1979">
        <w:rPr>
          <w:b/>
          <w:bCs/>
        </w:rPr>
        <w:t>a mais curta do capítulo</w:t>
      </w:r>
      <w:r w:rsidRPr="00CF1979">
        <w:t> e, ao mesmo tempo, </w:t>
      </w:r>
      <w:r w:rsidRPr="00CF1979">
        <w:rPr>
          <w:b/>
          <w:bCs/>
        </w:rPr>
        <w:t>a mais importante teoricamente</w:t>
      </w:r>
    </w:p>
  </w:comment>
  <w:comment w:id="95" w:author="Aline Dalcin" w:date="2026-05-04T23:13:00Z" w:initials="AD">
    <w:p w14:paraId="1BE52550" w14:textId="4FC4F55D" w:rsidR="00E92370" w:rsidRPr="00CF1979" w:rsidRDefault="00E92370" w:rsidP="00CF1979">
      <w:pPr>
        <w:pStyle w:val="Textodecomentrio"/>
      </w:pPr>
      <w:r>
        <w:rPr>
          <w:rStyle w:val="Refdecomentrio"/>
        </w:rPr>
        <w:annotationRef/>
      </w:r>
      <w:r>
        <w:t>A introdução está um pouco vaga. Pense em a</w:t>
      </w:r>
      <w:r w:rsidRPr="00CF1979">
        <w:t>nunciar o argumento: a relação entre comércio</w:t>
      </w:r>
    </w:p>
    <w:p w14:paraId="40D539D1" w14:textId="77777777" w:rsidR="00E92370" w:rsidRPr="00CF1979" w:rsidRDefault="00E92370" w:rsidP="00CF1979">
      <w:pPr>
        <w:pStyle w:val="Textodecomentrio"/>
      </w:pPr>
      <w:r w:rsidRPr="00CF1979">
        <w:t>noturno e desenvolvimento humano é o elo que</w:t>
      </w:r>
    </w:p>
    <w:p w14:paraId="4F17D2E7" w14:textId="77777777" w:rsidR="00E92370" w:rsidRPr="00CF1979" w:rsidRDefault="00E92370" w:rsidP="00CF1979">
      <w:pPr>
        <w:pStyle w:val="Textodecomentrio"/>
      </w:pPr>
      <w:r w:rsidRPr="00CF1979">
        <w:t>conecta o referencial teórico à análise empírica</w:t>
      </w:r>
    </w:p>
    <w:p w14:paraId="488B7AB6" w14:textId="6002C8CC" w:rsidR="00E92370" w:rsidRDefault="00E92370">
      <w:pPr>
        <w:pStyle w:val="Textodecomentrio"/>
      </w:pPr>
    </w:p>
  </w:comment>
  <w:comment w:id="96" w:author="Aline Dalcin" w:date="2026-05-04T23:14:00Z" w:initials="AD">
    <w:p w14:paraId="4F2C0782" w14:textId="5987062B" w:rsidR="00E92370" w:rsidRDefault="00E92370">
      <w:pPr>
        <w:pStyle w:val="Textodecomentrio"/>
      </w:pPr>
      <w:r>
        <w:rPr>
          <w:rStyle w:val="Refdecomentrio"/>
        </w:rPr>
        <w:annotationRef/>
      </w:r>
      <w:r w:rsidRPr="00CF1979">
        <w:t>O parágrafo define desenvolvimento humano em duas passagens seguidas</w:t>
      </w:r>
      <w:r>
        <w:t>: “Em sentido amplo...”, “</w:t>
      </w:r>
      <w:proofErr w:type="spellStart"/>
      <w:r>
        <w:t>Sen</w:t>
      </w:r>
      <w:proofErr w:type="spellEnd"/>
      <w:r>
        <w:t xml:space="preserve"> argumento que...” </w:t>
      </w:r>
      <w:r w:rsidRPr="00CF1979">
        <w:t>As duas dizem o mesmo com palavras ligeiramente diferentes, a partir da mesma fonte. Uma única definição, bem elaborada, é suficiente.</w:t>
      </w:r>
    </w:p>
  </w:comment>
  <w:comment w:id="97" w:author="Aline Dalcin" w:date="2026-05-04T23:17:00Z" w:initials="AD">
    <w:p w14:paraId="6DD89B40" w14:textId="3FDF63A9" w:rsidR="00E92370" w:rsidRPr="003E68D1" w:rsidRDefault="00E92370" w:rsidP="003E68D1">
      <w:pPr>
        <w:pStyle w:val="Textodecomentrio"/>
      </w:pPr>
      <w:r>
        <w:rPr>
          <w:rStyle w:val="Refdecomentrio"/>
        </w:rPr>
        <w:annotationRef/>
      </w:r>
      <w:r>
        <w:t>Aqui falta relacionar o conceito de desenvolvimento com o IDHM.</w:t>
      </w:r>
      <w:r>
        <w:br/>
      </w:r>
      <w:r>
        <w:br/>
        <w:t xml:space="preserve">Outra lacuna: </w:t>
      </w:r>
      <w:r w:rsidRPr="003E68D1">
        <w:t>o comércio noturno gera emprego e renda</w:t>
      </w:r>
      <w:r>
        <w:t>.</w:t>
      </w:r>
      <w:r w:rsidRPr="003E68D1">
        <w:t xml:space="preserve"> </w:t>
      </w:r>
      <w:r>
        <w:t>I</w:t>
      </w:r>
      <w:r w:rsidRPr="003E68D1">
        <w:t>sso conecta à dimensão</w:t>
      </w:r>
      <w:r>
        <w:t xml:space="preserve"> renda </w:t>
      </w:r>
      <w:r w:rsidRPr="003E68D1">
        <w:t>do IDHM. Mas como o comércio noturno se relaciona</w:t>
      </w:r>
      <w:r>
        <w:t xml:space="preserve"> </w:t>
      </w:r>
      <w:r w:rsidRPr="003E68D1">
        <w:t>co</w:t>
      </w:r>
      <w:r>
        <w:t>m as outras dimensões?</w:t>
      </w:r>
      <w:r w:rsidRPr="003E68D1">
        <w:t xml:space="preserve"> Não se relaciona diretamente e é exatamente isso que os resultados do Capítulo 5 </w:t>
      </w:r>
      <w:r>
        <w:t>mostram</w:t>
      </w:r>
      <w:r w:rsidRPr="003E68D1">
        <w:t>.</w:t>
      </w:r>
      <w:r>
        <w:t xml:space="preserve"> </w:t>
      </w:r>
      <w:r w:rsidRPr="003E68D1">
        <w:t>A seção 2.5 deveria antecipar essa complexidade teoricamente: o comércio noturno pode contribuir para a renda dos bairros, mas seus efeitos sobre as dimensões de saúde e educação são mais indiretos e de mais longo prazo, o que pode explicar uma dissociação entre dinamismo econômico noturno e melhora do IDHM.</w:t>
      </w:r>
    </w:p>
    <w:p w14:paraId="3E8BA397" w14:textId="29C8DA8A" w:rsidR="00E92370" w:rsidRDefault="00E92370">
      <w:pPr>
        <w:pStyle w:val="Textodecomentrio"/>
      </w:pPr>
    </w:p>
  </w:comment>
  <w:comment w:id="100" w:author="Aline Dalcin" w:date="2026-05-04T23:27:00Z" w:initials="AD">
    <w:p w14:paraId="1F7770CF" w14:textId="7BA9B779" w:rsidR="00E92370" w:rsidRPr="00B11164" w:rsidRDefault="00E92370" w:rsidP="00B11164">
      <w:pPr>
        <w:pStyle w:val="Textodecomentrio"/>
      </w:pPr>
      <w:r>
        <w:rPr>
          <w:rStyle w:val="Refdecomentrio"/>
        </w:rPr>
        <w:annotationRef/>
      </w:r>
      <w:r w:rsidRPr="00B11164">
        <w:t>A seção abre com o papel das instituições públicas como agentes integradores, passa para os conflitos, volta ao planejamento urbano, e só então apresenta as desigualdades estruturais brasileiras.</w:t>
      </w:r>
    </w:p>
    <w:p w14:paraId="442F6DC5" w14:textId="77A61090" w:rsidR="00E92370" w:rsidRPr="00B11164" w:rsidRDefault="00E92370" w:rsidP="00B11164">
      <w:pPr>
        <w:pStyle w:val="Textodecomentrio"/>
      </w:pPr>
      <w:proofErr w:type="gramStart"/>
      <w:r w:rsidRPr="00B11164">
        <w:t>A</w:t>
      </w:r>
      <w:r>
        <w:t>o meu ver</w:t>
      </w:r>
      <w:proofErr w:type="gramEnd"/>
      <w:r>
        <w:t>, a</w:t>
      </w:r>
      <w:r w:rsidRPr="00B11164">
        <w:t xml:space="preserve"> lógica correta é a inversa:</w:t>
      </w:r>
    </w:p>
    <w:p w14:paraId="6A92FDB9" w14:textId="0585B62A" w:rsidR="00E92370" w:rsidRPr="00B11164" w:rsidRDefault="00E92370" w:rsidP="00B11164">
      <w:pPr>
        <w:pStyle w:val="Textodecomentrio"/>
      </w:pPr>
      <w:r w:rsidRPr="00B11164">
        <w:t>Problema (desigualdades socioespaciais que estruturam a distribuição desigual do comércio noturno)</w:t>
      </w:r>
      <w:r>
        <w:t>,</w:t>
      </w:r>
      <w:r w:rsidRPr="00B11164">
        <w:t> Tensões (conflitos que emergem dessa distribuição</w:t>
      </w:r>
      <w:proofErr w:type="gramStart"/>
      <w:r w:rsidRPr="00B11164">
        <w:t>)</w:t>
      </w:r>
      <w:r>
        <w:t xml:space="preserve">, </w:t>
      </w:r>
      <w:r w:rsidRPr="00B11164">
        <w:t> Resposta</w:t>
      </w:r>
      <w:proofErr w:type="gramEnd"/>
      <w:r w:rsidRPr="00B11164">
        <w:t xml:space="preserve"> institucional (governança, planejamento)</w:t>
      </w:r>
      <w:r>
        <w:t>,</w:t>
      </w:r>
      <w:r w:rsidRPr="00B11164">
        <w:t> Caso brasileiro</w:t>
      </w:r>
      <w:r>
        <w:t>,</w:t>
      </w:r>
      <w:r w:rsidRPr="00B11164">
        <w:t> Ponte</w:t>
      </w:r>
      <w:r>
        <w:t>.</w:t>
      </w:r>
    </w:p>
    <w:p w14:paraId="07BAAA8F" w14:textId="241C9646" w:rsidR="00E92370" w:rsidRDefault="00E92370">
      <w:pPr>
        <w:pStyle w:val="Textodecomentrio"/>
      </w:pPr>
    </w:p>
  </w:comment>
  <w:comment w:id="101" w:author="Aline Dalcin" w:date="2026-05-04T23:29:00Z" w:initials="AD">
    <w:p w14:paraId="6DA95E13" w14:textId="19A9355D" w:rsidR="00E92370" w:rsidRDefault="00E92370">
      <w:pPr>
        <w:pStyle w:val="Textodecomentrio"/>
      </w:pPr>
      <w:r>
        <w:rPr>
          <w:rStyle w:val="Refdecomentrio"/>
        </w:rPr>
        <w:annotationRef/>
      </w:r>
      <w:r>
        <w:t>Hirsch fala de comércio noturno? Acho que usar</w:t>
      </w:r>
      <w:r w:rsidRPr="00644388">
        <w:t xml:space="preserve"> Hirsch para sustentar esse ponto é uma extrapolação</w:t>
      </w:r>
    </w:p>
  </w:comment>
  <w:comment w:id="102" w:author="Aline Dalcin" w:date="2026-05-04T23:33:00Z" w:initials="AD">
    <w:p w14:paraId="2600D351" w14:textId="4C7714C1" w:rsidR="00E92370" w:rsidRDefault="00E92370">
      <w:pPr>
        <w:pStyle w:val="Textodecomentrio"/>
      </w:pPr>
      <w:r>
        <w:rPr>
          <w:rStyle w:val="Refdecomentrio"/>
        </w:rPr>
        <w:annotationRef/>
      </w:r>
      <w:r>
        <w:t>A pressão não é maior em bairros de maior renda?</w:t>
      </w:r>
    </w:p>
  </w:comment>
  <w:comment w:id="103" w:author="Aline Dalcin" w:date="2026-05-04T23:36:00Z" w:initials="AD">
    <w:p w14:paraId="2830F475" w14:textId="44DB3D91" w:rsidR="00E92370" w:rsidRDefault="00E92370">
      <w:pPr>
        <w:pStyle w:val="Textodecomentrio"/>
      </w:pPr>
      <w:r>
        <w:rPr>
          <w:rStyle w:val="Refdecomentrio"/>
        </w:rPr>
        <w:annotationRef/>
      </w:r>
      <w:r>
        <w:t>Falta alguma frase de fechamento de capítulo:</w:t>
      </w:r>
      <w:r>
        <w:br/>
      </w:r>
      <w:r>
        <w:br/>
      </w:r>
      <w:r w:rsidRPr="002411C2">
        <w:t xml:space="preserve">com base nesses fundamentos teóricos </w:t>
      </w:r>
      <w:r>
        <w:t>-</w:t>
      </w:r>
      <w:r w:rsidRPr="002411C2">
        <w:t xml:space="preserve"> aglomeração, produção desigual do espaço, vitalidade urbana, desenvolvimento humano e governança </w:t>
      </w:r>
      <w:r>
        <w:t>-</w:t>
      </w:r>
      <w:r w:rsidRPr="002411C2">
        <w:t xml:space="preserve"> o trabalho se volta agora para o caso específico de Porto Alegre.</w:t>
      </w:r>
    </w:p>
  </w:comment>
  <w:comment w:id="108" w:author="Aline Dalcin" w:date="2026-05-06T21:13:00Z" w:initials="AD">
    <w:p w14:paraId="0E1496A3" w14:textId="57845C6A" w:rsidR="00E92370" w:rsidRDefault="00E92370" w:rsidP="00214E32">
      <w:pPr>
        <w:pStyle w:val="Textodecomentrio"/>
      </w:pPr>
      <w:r>
        <w:rPr>
          <w:rStyle w:val="Refdecomentrio"/>
        </w:rPr>
        <w:annotationRef/>
      </w:r>
      <w:r>
        <w:t>Esses 3 efeitos territoriais são relevantes para o trabalho. Você pode explorar mais. Pode fazer um parágrafo para cada.</w:t>
      </w:r>
      <w:r>
        <w:br/>
        <w:t xml:space="preserve">Por exemplo, estruturação de metrópole </w:t>
      </w:r>
      <w:proofErr w:type="spellStart"/>
      <w:r>
        <w:t>policêntrica</w:t>
      </w:r>
      <w:proofErr w:type="spellEnd"/>
      <w:r>
        <w:t xml:space="preserve"> explica por que o comércio noturno está distribuído por múltiplos bairros; Polarização socioespacial dos grupos sociais explica por que Cidade Baixa e Moinhos de Vento têm perfis tão diferentes; Paisagem urbana elitizada + desindustrialização explica por que o setor de serviços - onde se encaixa o comércio noturno - cresceu no período 2000–2010.</w:t>
      </w:r>
    </w:p>
  </w:comment>
  <w:comment w:id="109" w:author="Aline Dalcin" w:date="2026-05-06T21:16:00Z" w:initials="AD">
    <w:p w14:paraId="5F987055" w14:textId="5B64CE34" w:rsidR="00E92370" w:rsidRPr="00214E32" w:rsidRDefault="00E92370" w:rsidP="00214E32">
      <w:pPr>
        <w:pStyle w:val="Textodecomentrio"/>
      </w:pPr>
      <w:r>
        <w:rPr>
          <w:rStyle w:val="Refdecomentrio"/>
        </w:rPr>
        <w:annotationRef/>
      </w:r>
      <w:r w:rsidRPr="00214E32">
        <w:t xml:space="preserve">Falta acrescentar um parágrafo de fechamento analítico que faça o argumento que está faltando: a herança histórica de segregação é o que torna o efeito do comércio noturno heterogêneo entre </w:t>
      </w:r>
      <w:proofErr w:type="gramStart"/>
      <w:r w:rsidRPr="00214E32">
        <w:t>bairros  e</w:t>
      </w:r>
      <w:proofErr w:type="gramEnd"/>
      <w:r w:rsidRPr="00214E32">
        <w:t xml:space="preserve"> é precisamente por isso que o modelo de efeitos fixos precisa controlar por características específicas de cada bairro.</w:t>
      </w:r>
    </w:p>
    <w:p w14:paraId="38DB4B6C" w14:textId="761A47EA" w:rsidR="00E92370" w:rsidRDefault="00E92370">
      <w:pPr>
        <w:pStyle w:val="Textodecomentrio"/>
      </w:pPr>
    </w:p>
  </w:comment>
  <w:comment w:id="112" w:author="Aline Dalcin" w:date="2026-05-06T21:42:00Z" w:initials="AD">
    <w:p w14:paraId="4819734F" w14:textId="70D44635" w:rsidR="00E92370" w:rsidRDefault="00E92370">
      <w:pPr>
        <w:pStyle w:val="Textodecomentrio"/>
      </w:pPr>
      <w:r>
        <w:rPr>
          <w:rStyle w:val="Refdecomentrio"/>
        </w:rPr>
        <w:annotationRef/>
      </w:r>
      <w:r>
        <w:t>Na frase anterior está escrito que não tem “bar”. Agora diz que o que mais tem é bar. Tem que arrumar a escrita.</w:t>
      </w:r>
    </w:p>
  </w:comment>
  <w:comment w:id="115" w:author="Aline Dalcin" w:date="2026-05-06T21:46:00Z" w:initials="AD">
    <w:p w14:paraId="627BA3C0" w14:textId="43B2AD28" w:rsidR="00E92370" w:rsidRDefault="00E92370">
      <w:pPr>
        <w:pStyle w:val="Textodecomentrio"/>
      </w:pPr>
      <w:r>
        <w:rPr>
          <w:rStyle w:val="Refdecomentrio"/>
        </w:rPr>
        <w:annotationRef/>
      </w:r>
      <w:r>
        <w:t>Rever a numeração das tabelas</w:t>
      </w:r>
    </w:p>
  </w:comment>
  <w:comment w:id="116" w:author="Aline Dalcin" w:date="2026-05-06T21:46:00Z" w:initials="AD">
    <w:p w14:paraId="7D01A4E0" w14:textId="2FDBE65B" w:rsidR="00E92370" w:rsidRDefault="00E92370">
      <w:pPr>
        <w:pStyle w:val="Textodecomentrio"/>
      </w:pPr>
      <w:r>
        <w:rPr>
          <w:rStyle w:val="Refdecomentrio"/>
        </w:rPr>
        <w:annotationRef/>
      </w:r>
      <w:r>
        <w:t>Aqui falta um parágrafo tipo:</w:t>
      </w:r>
      <w:r>
        <w:br/>
      </w:r>
      <w:r w:rsidRPr="0036721F">
        <w:t xml:space="preserve">A análise conjunta das Tabelas revela uma assimetria que vai além das diferenças qualitativas já descritas. Ambos os bairros registraram crescimento semelhante em termos absolutos de estabelecimentos noturnos </w:t>
      </w:r>
      <w:r>
        <w:t>-</w:t>
      </w:r>
      <w:r w:rsidRPr="0036721F">
        <w:t xml:space="preserve"> 153 novos na Cidade Baixa e 136 no Moinhos de Vento </w:t>
      </w:r>
      <w:r>
        <w:t>-</w:t>
      </w:r>
      <w:r w:rsidRPr="0036721F">
        <w:t xml:space="preserve">, mas os efeitos sobre a renda foram radicalmente distintos: enquanto a renda média da Cidade Baixa cresceu aproximadamente 15% entre 2000 e 2010, no Moinhos de Vento esse crescimento foi de 55%. Acrescenta-se que o Moinhos de Vento registrou redução populacional de cerca de 10% no mesmo período, o que pode indicar um processo de valorização imobiliária com alteração no perfil dos residentes. Esses contrastes sugerem que os efeitos do comércio noturno sobre o desenvolvimento não são uniformes, sendo mediados pelo perfil socioeconômico preexistente do bairro </w:t>
      </w:r>
      <w:r>
        <w:t>-</w:t>
      </w:r>
      <w:r w:rsidRPr="0036721F">
        <w:t xml:space="preserve"> hipótese que os modelos econométricos do Capítulo 4 buscam explorar.</w:t>
      </w:r>
    </w:p>
  </w:comment>
  <w:comment w:id="123" w:author="Aline Dalcin" w:date="2026-05-06T22:23:00Z" w:initials="AD">
    <w:p w14:paraId="6838D85E" w14:textId="6C7936D8" w:rsidR="00E92370" w:rsidRDefault="00E92370">
      <w:pPr>
        <w:pStyle w:val="Textodecomentrio"/>
      </w:pPr>
      <w:r>
        <w:rPr>
          <w:rStyle w:val="Refdecomentrio"/>
        </w:rPr>
        <w:annotationRef/>
      </w:r>
      <w:r>
        <w:t>Faltam fontes. Pode até ser alguma fonte jornalística em nota de rodapé. Mas precisa de alfo.</w:t>
      </w:r>
    </w:p>
  </w:comment>
  <w:comment w:id="124" w:author="Aline Dalcin" w:date="2026-05-06T22:24:00Z" w:initials="AD">
    <w:p w14:paraId="4F0F7F3C" w14:textId="4CA010B9" w:rsidR="00E92370" w:rsidRDefault="00E92370">
      <w:pPr>
        <w:pStyle w:val="Textodecomentrio"/>
      </w:pPr>
      <w:r>
        <w:rPr>
          <w:rStyle w:val="Refdecomentrio"/>
        </w:rPr>
        <w:annotationRef/>
      </w:r>
      <w:r>
        <w:t xml:space="preserve">Faltam fontes. Trazer ao menos </w:t>
      </w:r>
      <w:r w:rsidRPr="002D3DFA">
        <w:t xml:space="preserve">um caso documentado </w:t>
      </w:r>
      <w:r>
        <w:t>-</w:t>
      </w:r>
      <w:r w:rsidRPr="002D3DFA">
        <w:t xml:space="preserve"> notícia, </w:t>
      </w:r>
      <w:proofErr w:type="gramStart"/>
      <w:r w:rsidRPr="002D3DFA">
        <w:t>decreto, ou reportagem</w:t>
      </w:r>
      <w:proofErr w:type="gramEnd"/>
    </w:p>
  </w:comment>
  <w:comment w:id="132" w:author="Aline Dalcin" w:date="2026-05-06T22:50:00Z" w:initials="AD">
    <w:p w14:paraId="7BC3571D" w14:textId="297F1C49" w:rsidR="00E92370" w:rsidRDefault="00E92370">
      <w:pPr>
        <w:pStyle w:val="Textodecomentrio"/>
      </w:pPr>
      <w:r>
        <w:rPr>
          <w:rStyle w:val="Refdecomentrio"/>
        </w:rPr>
        <w:annotationRef/>
      </w:r>
      <w:r>
        <w:t>Colocar o termo de erro em todas as equações</w:t>
      </w:r>
    </w:p>
  </w:comment>
  <w:comment w:id="135" w:author="Aline Dalcin" w:date="2026-05-07T14:47:00Z" w:initials="AD">
    <w:p w14:paraId="6E3AF240" w14:textId="1ECF5E31" w:rsidR="00E92370" w:rsidRDefault="00E92370">
      <w:pPr>
        <w:pStyle w:val="Textodecomentrio"/>
      </w:pPr>
      <w:r>
        <w:rPr>
          <w:rStyle w:val="Refdecomentrio"/>
        </w:rPr>
        <w:annotationRef/>
      </w:r>
      <w:r>
        <w:t>Colocar apêndice no trabalho</w:t>
      </w:r>
    </w:p>
  </w:comment>
  <w:comment w:id="141" w:author="Aline Dalcin" w:date="2026-05-07T15:26:00Z" w:initials="AD">
    <w:p w14:paraId="0813E190" w14:textId="33B8EF80" w:rsidR="00E92370" w:rsidRDefault="00E92370">
      <w:pPr>
        <w:pStyle w:val="Textodecomentrio"/>
      </w:pPr>
      <w:r>
        <w:rPr>
          <w:rStyle w:val="Refdecomentrio"/>
        </w:rPr>
        <w:annotationRef/>
      </w:r>
      <w:r>
        <w:t>Está legal, mas se tiver tempo pode aprofundar ainda mais na discussão. Esta seção é o coração do teu trabalho.</w:t>
      </w:r>
    </w:p>
  </w:comment>
  <w:comment w:id="151" w:author="Aline Dalcin" w:date="2026-05-04T21:15:00Z" w:initials="AD">
    <w:p w14:paraId="5EC2217B" w14:textId="4157846A" w:rsidR="00E92370" w:rsidRDefault="00E92370">
      <w:pPr>
        <w:pStyle w:val="Textodecomentrio"/>
      </w:pPr>
      <w:r>
        <w:rPr>
          <w:rStyle w:val="Refdecomentrio"/>
        </w:rPr>
        <w:annotationRef/>
      </w:r>
      <w:r>
        <w:t>Não citado no texto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2900AEB" w15:done="0"/>
  <w15:commentEx w15:paraId="4B8AC5E3" w15:done="0"/>
  <w15:commentEx w15:paraId="251680AE" w15:done="0"/>
  <w15:commentEx w15:paraId="44D9E5E2" w15:done="0"/>
  <w15:commentEx w15:paraId="54395372" w15:done="0"/>
  <w15:commentEx w15:paraId="070BF017" w15:done="0"/>
  <w15:commentEx w15:paraId="1CA0AB9F" w15:done="0"/>
  <w15:commentEx w15:paraId="7A3E3B19" w15:done="0"/>
  <w15:commentEx w15:paraId="609B8DE0" w15:done="0"/>
  <w15:commentEx w15:paraId="450A330E" w15:done="0"/>
  <w15:commentEx w15:paraId="0350B310" w15:done="0"/>
  <w15:commentEx w15:paraId="04433871" w15:done="0"/>
  <w15:commentEx w15:paraId="0B28D309" w15:done="0"/>
  <w15:commentEx w15:paraId="488B7AB6" w15:done="0"/>
  <w15:commentEx w15:paraId="4F2C0782" w15:done="0"/>
  <w15:commentEx w15:paraId="3E8BA397" w15:done="0"/>
  <w15:commentEx w15:paraId="07BAAA8F" w15:done="0"/>
  <w15:commentEx w15:paraId="6DA95E13" w15:done="0"/>
  <w15:commentEx w15:paraId="2600D351" w15:done="0"/>
  <w15:commentEx w15:paraId="2830F475" w15:done="0"/>
  <w15:commentEx w15:paraId="0E1496A3" w15:done="0"/>
  <w15:commentEx w15:paraId="38DB4B6C" w15:done="0"/>
  <w15:commentEx w15:paraId="4819734F" w15:done="0"/>
  <w15:commentEx w15:paraId="627BA3C0" w15:done="0"/>
  <w15:commentEx w15:paraId="7D01A4E0" w15:done="0"/>
  <w15:commentEx w15:paraId="6838D85E" w15:done="0"/>
  <w15:commentEx w15:paraId="4F0F7F3C" w15:done="0"/>
  <w15:commentEx w15:paraId="7BC3571D" w15:done="0"/>
  <w15:commentEx w15:paraId="6E3AF240" w15:done="0"/>
  <w15:commentEx w15:paraId="0813E190" w15:done="0"/>
  <w15:commentEx w15:paraId="5EC221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11D6244" w16cex:dateUtc="2026-05-05T00:22:00Z"/>
  <w16cex:commentExtensible w16cex:durableId="5B810B53" w16cex:dateUtc="2026-05-05T00:45:00Z"/>
  <w16cex:commentExtensible w16cex:durableId="6B44AF67" w16cex:dateUtc="2026-05-05T01:07:00Z"/>
  <w16cex:commentExtensible w16cex:durableId="002BA570" w16cex:dateUtc="2026-05-05T01:09:00Z"/>
  <w16cex:commentExtensible w16cex:durableId="74EC4139" w16cex:dateUtc="2026-05-05T01:11:00Z"/>
  <w16cex:commentExtensible w16cex:durableId="22316CD7" w16cex:dateUtc="2026-05-05T01:25:00Z"/>
  <w16cex:commentExtensible w16cex:durableId="48AC46B5" w16cex:dateUtc="2026-05-05T01:35:00Z"/>
  <w16cex:commentExtensible w16cex:durableId="40766514" w16cex:dateUtc="2026-05-05T01:55:00Z"/>
  <w16cex:commentExtensible w16cex:durableId="5E856FF4" w16cex:dateUtc="2026-05-05T01:57:00Z"/>
  <w16cex:commentExtensible w16cex:durableId="051FD5BE" w16cex:dateUtc="2026-05-05T02:00:00Z"/>
  <w16cex:commentExtensible w16cex:durableId="683087C8" w16cex:dateUtc="2026-05-05T02:00:00Z"/>
  <w16cex:commentExtensible w16cex:durableId="0EA74B66" w16cex:dateUtc="2026-05-05T02:03:00Z"/>
  <w16cex:commentExtensible w16cex:durableId="001977B7" w16cex:dateUtc="2026-05-05T02:11:00Z"/>
  <w16cex:commentExtensible w16cex:durableId="444B553E" w16cex:dateUtc="2026-05-05T02:13:00Z"/>
  <w16cex:commentExtensible w16cex:durableId="6DE4302B" w16cex:dateUtc="2026-05-05T02:14:00Z"/>
  <w16cex:commentExtensible w16cex:durableId="3235340F" w16cex:dateUtc="2026-05-05T02:17:00Z"/>
  <w16cex:commentExtensible w16cex:durableId="1301FB8F" w16cex:dateUtc="2026-05-05T02:27:00Z"/>
  <w16cex:commentExtensible w16cex:durableId="15A800F3" w16cex:dateUtc="2026-05-05T02:29:00Z"/>
  <w16cex:commentExtensible w16cex:durableId="0C767FD9" w16cex:dateUtc="2026-05-05T02:33:00Z"/>
  <w16cex:commentExtensible w16cex:durableId="55F4C25B" w16cex:dateUtc="2026-05-05T02:36:00Z"/>
  <w16cex:commentExtensible w16cex:durableId="0958E5EA" w16cex:dateUtc="2026-05-07T00:13:00Z"/>
  <w16cex:commentExtensible w16cex:durableId="33C2D948" w16cex:dateUtc="2026-05-07T00:16:00Z"/>
  <w16cex:commentExtensible w16cex:durableId="545CAAC0" w16cex:dateUtc="2026-05-07T00:42:00Z"/>
  <w16cex:commentExtensible w16cex:durableId="1BA81D27" w16cex:dateUtc="2026-05-07T00:46:00Z"/>
  <w16cex:commentExtensible w16cex:durableId="2F9C6636" w16cex:dateUtc="2026-05-07T00:46:00Z"/>
  <w16cex:commentExtensible w16cex:durableId="4F5AB21E" w16cex:dateUtc="2026-05-07T01:23:00Z"/>
  <w16cex:commentExtensible w16cex:durableId="0F461DAD" w16cex:dateUtc="2026-05-07T01:24:00Z"/>
  <w16cex:commentExtensible w16cex:durableId="1F16CBDB" w16cex:dateUtc="2026-05-07T01:50:00Z"/>
  <w16cex:commentExtensible w16cex:durableId="66F40EE5" w16cex:dateUtc="2026-05-07T17:47:00Z"/>
  <w16cex:commentExtensible w16cex:durableId="418BDD66" w16cex:dateUtc="2026-05-07T18:26:00Z"/>
  <w16cex:commentExtensible w16cex:durableId="7C60C9AE" w16cex:dateUtc="2026-05-05T00: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2900AEB" w16cid:durableId="511D6244"/>
  <w16cid:commentId w16cid:paraId="4B8AC5E3" w16cid:durableId="5B810B53"/>
  <w16cid:commentId w16cid:paraId="251680AE" w16cid:durableId="6B44AF67"/>
  <w16cid:commentId w16cid:paraId="44D9E5E2" w16cid:durableId="002BA570"/>
  <w16cid:commentId w16cid:paraId="54395372" w16cid:durableId="74EC4139"/>
  <w16cid:commentId w16cid:paraId="070BF017" w16cid:durableId="22316CD7"/>
  <w16cid:commentId w16cid:paraId="1CA0AB9F" w16cid:durableId="48AC46B5"/>
  <w16cid:commentId w16cid:paraId="7A3E3B19" w16cid:durableId="40766514"/>
  <w16cid:commentId w16cid:paraId="609B8DE0" w16cid:durableId="5E856FF4"/>
  <w16cid:commentId w16cid:paraId="450A330E" w16cid:durableId="051FD5BE"/>
  <w16cid:commentId w16cid:paraId="0350B310" w16cid:durableId="683087C8"/>
  <w16cid:commentId w16cid:paraId="04433871" w16cid:durableId="0EA74B66"/>
  <w16cid:commentId w16cid:paraId="0B28D309" w16cid:durableId="001977B7"/>
  <w16cid:commentId w16cid:paraId="488B7AB6" w16cid:durableId="444B553E"/>
  <w16cid:commentId w16cid:paraId="4F2C0782" w16cid:durableId="6DE4302B"/>
  <w16cid:commentId w16cid:paraId="3E8BA397" w16cid:durableId="3235340F"/>
  <w16cid:commentId w16cid:paraId="07BAAA8F" w16cid:durableId="1301FB8F"/>
  <w16cid:commentId w16cid:paraId="6DA95E13" w16cid:durableId="15A800F3"/>
  <w16cid:commentId w16cid:paraId="2600D351" w16cid:durableId="0C767FD9"/>
  <w16cid:commentId w16cid:paraId="2830F475" w16cid:durableId="55F4C25B"/>
  <w16cid:commentId w16cid:paraId="0E1496A3" w16cid:durableId="0958E5EA"/>
  <w16cid:commentId w16cid:paraId="38DB4B6C" w16cid:durableId="33C2D948"/>
  <w16cid:commentId w16cid:paraId="4819734F" w16cid:durableId="545CAAC0"/>
  <w16cid:commentId w16cid:paraId="627BA3C0" w16cid:durableId="1BA81D27"/>
  <w16cid:commentId w16cid:paraId="7D01A4E0" w16cid:durableId="2F9C6636"/>
  <w16cid:commentId w16cid:paraId="6838D85E" w16cid:durableId="4F5AB21E"/>
  <w16cid:commentId w16cid:paraId="4F0F7F3C" w16cid:durableId="0F461DAD"/>
  <w16cid:commentId w16cid:paraId="7BC3571D" w16cid:durableId="1F16CBDB"/>
  <w16cid:commentId w16cid:paraId="6E3AF240" w16cid:durableId="66F40EE5"/>
  <w16cid:commentId w16cid:paraId="0813E190" w16cid:durableId="418BDD66"/>
  <w16cid:commentId w16cid:paraId="5EC2217B" w16cid:durableId="7C60C9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F96020" w14:textId="77777777" w:rsidR="00E92370" w:rsidRDefault="00E92370" w:rsidP="008F7561">
      <w:pPr>
        <w:spacing w:after="0" w:line="240" w:lineRule="auto"/>
      </w:pPr>
      <w:r>
        <w:separator/>
      </w:r>
    </w:p>
  </w:endnote>
  <w:endnote w:type="continuationSeparator" w:id="0">
    <w:p w14:paraId="14BCF502" w14:textId="77777777" w:rsidR="00E92370" w:rsidRDefault="00E92370" w:rsidP="008F7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1097982216"/>
      <w:docPartObj>
        <w:docPartGallery w:val="Page Numbers (Bottom of Page)"/>
        <w:docPartUnique/>
      </w:docPartObj>
    </w:sdtPr>
    <w:sdtContent>
      <w:p w14:paraId="717866A9" w14:textId="38AEB094" w:rsidR="00E92370" w:rsidRPr="00C85368" w:rsidRDefault="00E92370">
        <w:pPr>
          <w:pStyle w:val="Rodap"/>
          <w:jc w:val="right"/>
          <w:rPr>
            <w:sz w:val="20"/>
            <w:szCs w:val="20"/>
          </w:rPr>
        </w:pPr>
        <w:r w:rsidRPr="00C85368">
          <w:rPr>
            <w:sz w:val="20"/>
            <w:szCs w:val="20"/>
          </w:rPr>
          <w:fldChar w:fldCharType="begin"/>
        </w:r>
        <w:r w:rsidRPr="00C85368">
          <w:rPr>
            <w:sz w:val="20"/>
            <w:szCs w:val="20"/>
          </w:rPr>
          <w:instrText>PAGE   \* MERGEFORMAT</w:instrText>
        </w:r>
        <w:r w:rsidRPr="00C85368">
          <w:rPr>
            <w:sz w:val="20"/>
            <w:szCs w:val="20"/>
          </w:rPr>
          <w:fldChar w:fldCharType="separate"/>
        </w:r>
        <w:r w:rsidRPr="00C85368">
          <w:rPr>
            <w:sz w:val="20"/>
            <w:szCs w:val="20"/>
          </w:rPr>
          <w:t>2</w:t>
        </w:r>
        <w:r w:rsidRPr="00C85368">
          <w:rPr>
            <w:sz w:val="20"/>
            <w:szCs w:val="20"/>
          </w:rPr>
          <w:fldChar w:fldCharType="end"/>
        </w:r>
      </w:p>
    </w:sdtContent>
  </w:sdt>
  <w:p w14:paraId="6CDA4F4E" w14:textId="77777777" w:rsidR="00E92370" w:rsidRDefault="00E9237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9456906"/>
      <w:docPartObj>
        <w:docPartGallery w:val="Page Numbers (Bottom of Page)"/>
        <w:docPartUnique/>
      </w:docPartObj>
    </w:sdtPr>
    <w:sdtContent>
      <w:p w14:paraId="79CF8799" w14:textId="60C596E6" w:rsidR="00E92370" w:rsidRDefault="00E92370">
        <w:pPr>
          <w:pStyle w:val="Rodap"/>
          <w:jc w:val="right"/>
        </w:pPr>
        <w:r>
          <w:fldChar w:fldCharType="begin"/>
        </w:r>
        <w:r>
          <w:instrText>PAGE   \* MERGEFORMAT</w:instrText>
        </w:r>
        <w:r>
          <w:fldChar w:fldCharType="separate"/>
        </w:r>
        <w:r>
          <w:t>2</w:t>
        </w:r>
        <w:r>
          <w:fldChar w:fldCharType="end"/>
        </w:r>
      </w:p>
    </w:sdtContent>
  </w:sdt>
  <w:p w14:paraId="01B437DB" w14:textId="77777777" w:rsidR="00E92370" w:rsidRDefault="00E9237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6D8568" w14:textId="77777777" w:rsidR="00E92370" w:rsidRDefault="00E92370" w:rsidP="008F7561">
      <w:pPr>
        <w:spacing w:after="0" w:line="240" w:lineRule="auto"/>
      </w:pPr>
      <w:r>
        <w:separator/>
      </w:r>
    </w:p>
  </w:footnote>
  <w:footnote w:type="continuationSeparator" w:id="0">
    <w:p w14:paraId="6DFC5E22" w14:textId="77777777" w:rsidR="00E92370" w:rsidRDefault="00E92370" w:rsidP="008F7561">
      <w:pPr>
        <w:spacing w:after="0" w:line="240" w:lineRule="auto"/>
      </w:pPr>
      <w:r>
        <w:continuationSeparator/>
      </w:r>
    </w:p>
  </w:footnote>
  <w:footnote w:id="1">
    <w:p w14:paraId="60DBD6BD" w14:textId="77777777" w:rsidR="00E92370" w:rsidRDefault="00E92370" w:rsidP="008F7561">
      <w:pPr>
        <w:pStyle w:val="Textodenotaderodap"/>
        <w:rPr>
          <w:rFonts w:ascii="Times New Roman" w:hAnsi="Times New Roman" w:cs="Times New Roman"/>
        </w:rPr>
      </w:pPr>
      <w:r>
        <w:rPr>
          <w:rStyle w:val="FootnoteCharacters"/>
        </w:rPr>
        <w:footnoteRef/>
      </w:r>
      <w:r>
        <w:rPr>
          <w:rFonts w:ascii="Times New Roman" w:hAnsi="Times New Roman" w:cs="Times New Roman"/>
        </w:rPr>
        <w:t xml:space="preserve"> Atividade econômica compreendida majoritariamente entre 18 horas até às 6 da manhã.</w:t>
      </w:r>
    </w:p>
  </w:footnote>
  <w:footnote w:id="2">
    <w:p w14:paraId="6CC9F849" w14:textId="77777777" w:rsidR="00E92370" w:rsidRPr="00B1286D" w:rsidRDefault="00E92370" w:rsidP="008F7561">
      <w:pPr>
        <w:pStyle w:val="Textodenotaderodap"/>
        <w:rPr>
          <w:rFonts w:ascii="Times New Roman" w:hAnsi="Times New Roman" w:cs="Times New Roman"/>
        </w:rPr>
      </w:pPr>
      <w:r>
        <w:rPr>
          <w:rStyle w:val="Refdenotaderodap"/>
        </w:rPr>
        <w:footnoteRef/>
      </w:r>
      <w:r>
        <w:t xml:space="preserve"> </w:t>
      </w:r>
      <w:r w:rsidRPr="00B1286D">
        <w:rPr>
          <w:rFonts w:ascii="Times New Roman" w:hAnsi="Times New Roman" w:cs="Times New Roman"/>
        </w:rPr>
        <w:t xml:space="preserve">A primeira edição do livro foi lançada em 1968, a conclusão do autor foi feita 60 anos atrás.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119FD"/>
    <w:multiLevelType w:val="multilevel"/>
    <w:tmpl w:val="8632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F26DCA"/>
    <w:multiLevelType w:val="multilevel"/>
    <w:tmpl w:val="75A815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52AA092A"/>
    <w:multiLevelType w:val="multilevel"/>
    <w:tmpl w:val="8D28DA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CC2118"/>
    <w:multiLevelType w:val="multilevel"/>
    <w:tmpl w:val="96EEC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FB7481"/>
    <w:multiLevelType w:val="multilevel"/>
    <w:tmpl w:val="7182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4"/>
  </w:num>
  <w:num w:numId="4">
    <w:abstractNumId w:val="0"/>
  </w:num>
  <w:num w:numId="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ine Dalcin">
    <w15:presenceInfo w15:providerId="Windows Live" w15:userId="dc67ced994f492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065"/>
    <w:rsid w:val="00021072"/>
    <w:rsid w:val="0003353E"/>
    <w:rsid w:val="00040A7E"/>
    <w:rsid w:val="000B65D3"/>
    <w:rsid w:val="000C3DD0"/>
    <w:rsid w:val="000C6320"/>
    <w:rsid w:val="000C6EB1"/>
    <w:rsid w:val="000C7E2E"/>
    <w:rsid w:val="001176DC"/>
    <w:rsid w:val="00124CFB"/>
    <w:rsid w:val="00134B42"/>
    <w:rsid w:val="00157432"/>
    <w:rsid w:val="001A29A6"/>
    <w:rsid w:val="001A2DBD"/>
    <w:rsid w:val="001E6F51"/>
    <w:rsid w:val="001E7A2E"/>
    <w:rsid w:val="00206D0E"/>
    <w:rsid w:val="00214E32"/>
    <w:rsid w:val="002411C2"/>
    <w:rsid w:val="00267E1F"/>
    <w:rsid w:val="00277589"/>
    <w:rsid w:val="00297417"/>
    <w:rsid w:val="002D3DFA"/>
    <w:rsid w:val="00347314"/>
    <w:rsid w:val="003576E3"/>
    <w:rsid w:val="00365204"/>
    <w:rsid w:val="0036721F"/>
    <w:rsid w:val="0037462B"/>
    <w:rsid w:val="00381A2A"/>
    <w:rsid w:val="003A2EA1"/>
    <w:rsid w:val="003E67A4"/>
    <w:rsid w:val="003E68D1"/>
    <w:rsid w:val="00423A41"/>
    <w:rsid w:val="00430DF9"/>
    <w:rsid w:val="00450ED9"/>
    <w:rsid w:val="004618CA"/>
    <w:rsid w:val="00467B42"/>
    <w:rsid w:val="0049221E"/>
    <w:rsid w:val="00500662"/>
    <w:rsid w:val="00506375"/>
    <w:rsid w:val="00527EA7"/>
    <w:rsid w:val="00541DB9"/>
    <w:rsid w:val="005A41F4"/>
    <w:rsid w:val="00624DDC"/>
    <w:rsid w:val="0063435E"/>
    <w:rsid w:val="00644388"/>
    <w:rsid w:val="00670703"/>
    <w:rsid w:val="00690F09"/>
    <w:rsid w:val="006B3438"/>
    <w:rsid w:val="007153BC"/>
    <w:rsid w:val="0073457B"/>
    <w:rsid w:val="007362B8"/>
    <w:rsid w:val="00785D9A"/>
    <w:rsid w:val="007C452B"/>
    <w:rsid w:val="0082283E"/>
    <w:rsid w:val="00824DBE"/>
    <w:rsid w:val="008368C2"/>
    <w:rsid w:val="008F7561"/>
    <w:rsid w:val="00985953"/>
    <w:rsid w:val="009A5A1E"/>
    <w:rsid w:val="009A762B"/>
    <w:rsid w:val="009C464F"/>
    <w:rsid w:val="009E0411"/>
    <w:rsid w:val="009E2120"/>
    <w:rsid w:val="00A22209"/>
    <w:rsid w:val="00A229AF"/>
    <w:rsid w:val="00A5457F"/>
    <w:rsid w:val="00A638FD"/>
    <w:rsid w:val="00A66800"/>
    <w:rsid w:val="00AA6DF9"/>
    <w:rsid w:val="00AC7C16"/>
    <w:rsid w:val="00AD3262"/>
    <w:rsid w:val="00AF67B7"/>
    <w:rsid w:val="00B11164"/>
    <w:rsid w:val="00B52AA9"/>
    <w:rsid w:val="00B640B1"/>
    <w:rsid w:val="00B84B02"/>
    <w:rsid w:val="00BC68E6"/>
    <w:rsid w:val="00BE0E7A"/>
    <w:rsid w:val="00C11065"/>
    <w:rsid w:val="00C24ACF"/>
    <w:rsid w:val="00C24AD2"/>
    <w:rsid w:val="00C3235C"/>
    <w:rsid w:val="00C418A1"/>
    <w:rsid w:val="00C448AF"/>
    <w:rsid w:val="00C85368"/>
    <w:rsid w:val="00CB7D5F"/>
    <w:rsid w:val="00CC2941"/>
    <w:rsid w:val="00CF1979"/>
    <w:rsid w:val="00D0068B"/>
    <w:rsid w:val="00D020FB"/>
    <w:rsid w:val="00D64CC8"/>
    <w:rsid w:val="00DA6BA4"/>
    <w:rsid w:val="00DB45C3"/>
    <w:rsid w:val="00DD05A7"/>
    <w:rsid w:val="00DE7D21"/>
    <w:rsid w:val="00E62BBE"/>
    <w:rsid w:val="00E6580D"/>
    <w:rsid w:val="00E775D8"/>
    <w:rsid w:val="00E90802"/>
    <w:rsid w:val="00E92370"/>
    <w:rsid w:val="00EA5B3A"/>
    <w:rsid w:val="00F11340"/>
    <w:rsid w:val="00F5554C"/>
    <w:rsid w:val="00F746AA"/>
    <w:rsid w:val="00F934A1"/>
    <w:rsid w:val="00FA351D"/>
    <w:rsid w:val="00FA7D0C"/>
    <w:rsid w:val="00FE2A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8872E"/>
  <w15:chartTrackingRefBased/>
  <w15:docId w15:val="{969C0BFF-7FF9-42BD-98E7-1E4211793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F7561"/>
    <w:pPr>
      <w:keepNext/>
      <w:keepLines/>
      <w:spacing w:before="400" w:after="120" w:line="276" w:lineRule="auto"/>
      <w:outlineLvl w:val="0"/>
    </w:pPr>
    <w:rPr>
      <w:rFonts w:ascii="Arial" w:eastAsia="Arial" w:hAnsi="Arial" w:cs="Arial"/>
      <w:sz w:val="40"/>
      <w:szCs w:val="40"/>
      <w:lang w:eastAsia="pt-BR"/>
    </w:rPr>
  </w:style>
  <w:style w:type="paragraph" w:styleId="Ttulo2">
    <w:name w:val="heading 2"/>
    <w:basedOn w:val="Normal"/>
    <w:next w:val="Normal"/>
    <w:link w:val="Ttulo2Char"/>
    <w:uiPriority w:val="9"/>
    <w:unhideWhenUsed/>
    <w:qFormat/>
    <w:rsid w:val="008F7561"/>
    <w:pPr>
      <w:keepNext/>
      <w:keepLines/>
      <w:spacing w:before="240" w:after="240" w:line="240" w:lineRule="auto"/>
      <w:ind w:right="289"/>
      <w:outlineLvl w:val="1"/>
    </w:pPr>
    <w:rPr>
      <w:rFonts w:ascii="Times New Roman" w:eastAsia="Times New Roman" w:hAnsi="Times New Roman" w:cs="Times New Roman"/>
      <w:b/>
      <w:bCs/>
      <w:sz w:val="24"/>
      <w:szCs w:val="24"/>
      <w:lang w:eastAsia="pt-BR"/>
    </w:rPr>
  </w:style>
  <w:style w:type="paragraph" w:styleId="Ttulo3">
    <w:name w:val="heading 3"/>
    <w:basedOn w:val="Normal"/>
    <w:next w:val="Normal"/>
    <w:link w:val="Ttulo3Char"/>
    <w:uiPriority w:val="9"/>
    <w:semiHidden/>
    <w:unhideWhenUsed/>
    <w:qFormat/>
    <w:rsid w:val="008F7561"/>
    <w:pPr>
      <w:keepNext/>
      <w:keepLines/>
      <w:spacing w:before="240" w:after="240" w:line="240" w:lineRule="auto"/>
      <w:ind w:right="289"/>
      <w:outlineLvl w:val="2"/>
    </w:pPr>
    <w:rPr>
      <w:rFonts w:ascii="Times New Roman" w:eastAsia="Times New Roman" w:hAnsi="Times New Roman" w:cs="Times New Roman"/>
      <w:sz w:val="24"/>
      <w:szCs w:val="24"/>
      <w:lang w:eastAsia="pt-BR"/>
    </w:rPr>
  </w:style>
  <w:style w:type="paragraph" w:styleId="Ttulo4">
    <w:name w:val="heading 4"/>
    <w:basedOn w:val="Normal"/>
    <w:next w:val="Normal"/>
    <w:link w:val="Ttulo4Char"/>
    <w:uiPriority w:val="9"/>
    <w:semiHidden/>
    <w:unhideWhenUsed/>
    <w:qFormat/>
    <w:rsid w:val="008F7561"/>
    <w:pPr>
      <w:keepNext/>
      <w:keepLines/>
      <w:spacing w:after="200" w:line="240" w:lineRule="auto"/>
      <w:ind w:right="289"/>
      <w:outlineLvl w:val="3"/>
    </w:pPr>
    <w:rPr>
      <w:rFonts w:ascii="Times New Roman" w:eastAsia="Times New Roman" w:hAnsi="Times New Roman" w:cs="Times New Roman"/>
      <w:sz w:val="24"/>
      <w:szCs w:val="24"/>
      <w:lang w:eastAsia="pt-BR"/>
    </w:rPr>
  </w:style>
  <w:style w:type="paragraph" w:styleId="Ttulo5">
    <w:name w:val="heading 5"/>
    <w:basedOn w:val="Normal"/>
    <w:next w:val="Normal"/>
    <w:link w:val="Ttulo5Char"/>
    <w:uiPriority w:val="9"/>
    <w:semiHidden/>
    <w:unhideWhenUsed/>
    <w:qFormat/>
    <w:rsid w:val="008F7561"/>
    <w:pPr>
      <w:keepNext/>
      <w:keepLines/>
      <w:spacing w:before="240" w:after="80" w:line="276" w:lineRule="auto"/>
      <w:outlineLvl w:val="4"/>
    </w:pPr>
    <w:rPr>
      <w:rFonts w:ascii="Arial" w:eastAsia="Arial" w:hAnsi="Arial" w:cs="Arial"/>
      <w:color w:val="666666"/>
      <w:lang w:eastAsia="pt-BR"/>
    </w:rPr>
  </w:style>
  <w:style w:type="paragraph" w:styleId="Ttulo6">
    <w:name w:val="heading 6"/>
    <w:basedOn w:val="Normal"/>
    <w:next w:val="Normal"/>
    <w:link w:val="Ttulo6Char"/>
    <w:uiPriority w:val="9"/>
    <w:semiHidden/>
    <w:unhideWhenUsed/>
    <w:qFormat/>
    <w:rsid w:val="008F7561"/>
    <w:pPr>
      <w:keepNext/>
      <w:keepLines/>
      <w:spacing w:before="240" w:after="80" w:line="276" w:lineRule="auto"/>
      <w:outlineLvl w:val="5"/>
    </w:pPr>
    <w:rPr>
      <w:rFonts w:ascii="Arial" w:eastAsia="Arial" w:hAnsi="Arial" w:cs="Arial"/>
      <w:i/>
      <w:iCs/>
      <w:color w:val="66666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qFormat/>
    <w:rsid w:val="008F7561"/>
    <w:rPr>
      <w:rFonts w:ascii="Arial" w:eastAsia="Arial" w:hAnsi="Arial" w:cs="Arial"/>
      <w:sz w:val="40"/>
      <w:szCs w:val="40"/>
      <w:lang w:eastAsia="pt-BR"/>
    </w:rPr>
  </w:style>
  <w:style w:type="character" w:customStyle="1" w:styleId="Ttulo2Char">
    <w:name w:val="Título 2 Char"/>
    <w:basedOn w:val="Fontepargpadro"/>
    <w:link w:val="Ttulo2"/>
    <w:uiPriority w:val="9"/>
    <w:qFormat/>
    <w:rsid w:val="008F7561"/>
    <w:rPr>
      <w:rFonts w:ascii="Times New Roman" w:eastAsia="Times New Roman" w:hAnsi="Times New Roman" w:cs="Times New Roman"/>
      <w:b/>
      <w:bCs/>
      <w:sz w:val="24"/>
      <w:szCs w:val="24"/>
      <w:lang w:eastAsia="pt-BR"/>
    </w:rPr>
  </w:style>
  <w:style w:type="character" w:customStyle="1" w:styleId="Ttulo3Char">
    <w:name w:val="Título 3 Char"/>
    <w:basedOn w:val="Fontepargpadro"/>
    <w:link w:val="Ttulo3"/>
    <w:uiPriority w:val="9"/>
    <w:semiHidden/>
    <w:rsid w:val="008F7561"/>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semiHidden/>
    <w:rsid w:val="008F7561"/>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semiHidden/>
    <w:rsid w:val="008F7561"/>
    <w:rPr>
      <w:rFonts w:ascii="Arial" w:eastAsia="Arial" w:hAnsi="Arial" w:cs="Arial"/>
      <w:color w:val="666666"/>
      <w:lang w:eastAsia="pt-BR"/>
    </w:rPr>
  </w:style>
  <w:style w:type="character" w:customStyle="1" w:styleId="Ttulo6Char">
    <w:name w:val="Título 6 Char"/>
    <w:basedOn w:val="Fontepargpadro"/>
    <w:link w:val="Ttulo6"/>
    <w:uiPriority w:val="9"/>
    <w:semiHidden/>
    <w:rsid w:val="008F7561"/>
    <w:rPr>
      <w:rFonts w:ascii="Arial" w:eastAsia="Arial" w:hAnsi="Arial" w:cs="Arial"/>
      <w:i/>
      <w:iCs/>
      <w:color w:val="666666"/>
      <w:lang w:eastAsia="pt-BR"/>
    </w:rPr>
  </w:style>
  <w:style w:type="table" w:customStyle="1" w:styleId="TableNormal">
    <w:name w:val="TableNormal"/>
    <w:rsid w:val="008F7561"/>
    <w:pPr>
      <w:spacing w:after="0" w:line="276" w:lineRule="auto"/>
    </w:pPr>
    <w:rPr>
      <w:rFonts w:ascii="Arial" w:eastAsia="Arial" w:hAnsi="Arial" w:cs="Arial"/>
      <w:lang w:eastAsia="pt-BR"/>
    </w:rPr>
    <w:tblPr>
      <w:tblCellMar>
        <w:top w:w="100" w:type="dxa"/>
        <w:left w:w="100" w:type="dxa"/>
        <w:bottom w:w="100" w:type="dxa"/>
        <w:right w:w="100" w:type="dxa"/>
      </w:tblCellMar>
    </w:tblPr>
  </w:style>
  <w:style w:type="paragraph" w:styleId="Ttulo">
    <w:name w:val="Title"/>
    <w:basedOn w:val="Normal"/>
    <w:next w:val="Normal"/>
    <w:link w:val="TtuloChar"/>
    <w:uiPriority w:val="10"/>
    <w:qFormat/>
    <w:rsid w:val="008F7561"/>
    <w:pPr>
      <w:keepNext/>
      <w:keepLines/>
      <w:spacing w:after="60" w:line="276" w:lineRule="auto"/>
    </w:pPr>
    <w:rPr>
      <w:rFonts w:ascii="Arial" w:eastAsia="Arial" w:hAnsi="Arial" w:cs="Arial"/>
      <w:sz w:val="52"/>
      <w:szCs w:val="52"/>
      <w:lang w:eastAsia="pt-BR"/>
    </w:rPr>
  </w:style>
  <w:style w:type="character" w:customStyle="1" w:styleId="TtuloChar">
    <w:name w:val="Título Char"/>
    <w:basedOn w:val="Fontepargpadro"/>
    <w:link w:val="Ttulo"/>
    <w:uiPriority w:val="10"/>
    <w:rsid w:val="008F7561"/>
    <w:rPr>
      <w:rFonts w:ascii="Arial" w:eastAsia="Arial" w:hAnsi="Arial" w:cs="Arial"/>
      <w:sz w:val="52"/>
      <w:szCs w:val="52"/>
      <w:lang w:eastAsia="pt-BR"/>
    </w:rPr>
  </w:style>
  <w:style w:type="table" w:customStyle="1" w:styleId="TableNormal2">
    <w:name w:val="TableNormal2"/>
    <w:rsid w:val="008F7561"/>
    <w:pPr>
      <w:spacing w:after="0" w:line="276" w:lineRule="auto"/>
    </w:pPr>
    <w:rPr>
      <w:rFonts w:ascii="Arial" w:eastAsia="Arial" w:hAnsi="Arial" w:cs="Arial"/>
      <w:lang w:eastAsia="pt-BR"/>
    </w:rPr>
    <w:tblPr>
      <w:tblCellMar>
        <w:top w:w="100" w:type="dxa"/>
        <w:left w:w="100" w:type="dxa"/>
        <w:bottom w:w="100" w:type="dxa"/>
        <w:right w:w="100" w:type="dxa"/>
      </w:tblCellMar>
    </w:tblPr>
  </w:style>
  <w:style w:type="table" w:customStyle="1" w:styleId="TableNormal1">
    <w:name w:val="TableNormal1"/>
    <w:rsid w:val="008F7561"/>
    <w:pPr>
      <w:spacing w:after="0" w:line="276" w:lineRule="auto"/>
    </w:pPr>
    <w:rPr>
      <w:rFonts w:ascii="Arial" w:eastAsia="Arial" w:hAnsi="Arial" w:cs="Arial"/>
      <w:lang w:eastAsia="pt-BR"/>
    </w:rPr>
    <w:tblPr>
      <w:tblCellMar>
        <w:top w:w="100" w:type="dxa"/>
        <w:left w:w="100" w:type="dxa"/>
        <w:bottom w:w="100" w:type="dxa"/>
        <w:right w:w="100" w:type="dxa"/>
      </w:tblCellMar>
    </w:tblPr>
  </w:style>
  <w:style w:type="table" w:customStyle="1" w:styleId="TableNormal0">
    <w:name w:val="Table Normal"/>
    <w:rsid w:val="008F7561"/>
    <w:pPr>
      <w:spacing w:after="0" w:line="276" w:lineRule="auto"/>
    </w:pPr>
    <w:rPr>
      <w:rFonts w:ascii="Arial" w:eastAsia="Arial" w:hAnsi="Arial" w:cs="Arial"/>
      <w:lang w:eastAsia="pt-BR"/>
    </w:rPr>
    <w:tblPr>
      <w:tblCellMar>
        <w:top w:w="0" w:type="dxa"/>
        <w:left w:w="0" w:type="dxa"/>
        <w:bottom w:w="0" w:type="dxa"/>
        <w:right w:w="0" w:type="dxa"/>
      </w:tblCellMar>
    </w:tblPr>
  </w:style>
  <w:style w:type="table" w:customStyle="1" w:styleId="8">
    <w:name w:val="8"/>
    <w:basedOn w:val="TableNormal0"/>
    <w:rsid w:val="008F7561"/>
    <w:tblPr>
      <w:tblStyleRowBandSize w:val="1"/>
      <w:tblStyleColBandSize w:val="1"/>
      <w:tblCellMar>
        <w:top w:w="100" w:type="dxa"/>
        <w:left w:w="100" w:type="dxa"/>
        <w:bottom w:w="100" w:type="dxa"/>
        <w:right w:w="100" w:type="dxa"/>
      </w:tblCellMar>
    </w:tblPr>
  </w:style>
  <w:style w:type="table" w:customStyle="1" w:styleId="7">
    <w:name w:val="7"/>
    <w:basedOn w:val="TableNormal0"/>
    <w:rsid w:val="008F7561"/>
    <w:tblPr>
      <w:tblStyleRowBandSize w:val="1"/>
      <w:tblStyleColBandSize w:val="1"/>
      <w:tblCellMar>
        <w:top w:w="100" w:type="dxa"/>
        <w:left w:w="100" w:type="dxa"/>
        <w:bottom w:w="100" w:type="dxa"/>
        <w:right w:w="100" w:type="dxa"/>
      </w:tblCellMar>
    </w:tblPr>
  </w:style>
  <w:style w:type="table" w:customStyle="1" w:styleId="6">
    <w:name w:val="6"/>
    <w:basedOn w:val="TableNormal0"/>
    <w:rsid w:val="008F7561"/>
    <w:tblPr>
      <w:tblStyleRowBandSize w:val="1"/>
      <w:tblStyleColBandSize w:val="1"/>
      <w:tblCellMar>
        <w:top w:w="100" w:type="dxa"/>
        <w:left w:w="100" w:type="dxa"/>
        <w:bottom w:w="100" w:type="dxa"/>
        <w:right w:w="100" w:type="dxa"/>
      </w:tblCellMar>
    </w:tblPr>
  </w:style>
  <w:style w:type="table" w:customStyle="1" w:styleId="5">
    <w:name w:val="5"/>
    <w:basedOn w:val="TableNormal0"/>
    <w:rsid w:val="008F7561"/>
    <w:tblPr>
      <w:tblStyleRowBandSize w:val="1"/>
      <w:tblStyleColBandSize w:val="1"/>
      <w:tblCellMar>
        <w:top w:w="100" w:type="dxa"/>
        <w:left w:w="100" w:type="dxa"/>
        <w:bottom w:w="100" w:type="dxa"/>
        <w:right w:w="100" w:type="dxa"/>
      </w:tblCellMar>
    </w:tblPr>
  </w:style>
  <w:style w:type="table" w:customStyle="1" w:styleId="4">
    <w:name w:val="4"/>
    <w:basedOn w:val="TableNormal0"/>
    <w:rsid w:val="008F7561"/>
    <w:tblPr>
      <w:tblStyleRowBandSize w:val="1"/>
      <w:tblStyleColBandSize w:val="1"/>
      <w:tblCellMar>
        <w:top w:w="100" w:type="dxa"/>
        <w:left w:w="100" w:type="dxa"/>
        <w:bottom w:w="100" w:type="dxa"/>
        <w:right w:w="100" w:type="dxa"/>
      </w:tblCellMar>
    </w:tblPr>
  </w:style>
  <w:style w:type="table" w:customStyle="1" w:styleId="3">
    <w:name w:val="3"/>
    <w:basedOn w:val="TableNormal0"/>
    <w:rsid w:val="008F7561"/>
    <w:tblPr>
      <w:tblStyleRowBandSize w:val="1"/>
      <w:tblStyleColBandSize w:val="1"/>
      <w:tblCellMar>
        <w:top w:w="100" w:type="dxa"/>
        <w:left w:w="100" w:type="dxa"/>
        <w:bottom w:w="100" w:type="dxa"/>
        <w:right w:w="100" w:type="dxa"/>
      </w:tblCellMar>
    </w:tblPr>
  </w:style>
  <w:style w:type="paragraph" w:styleId="Cabealho">
    <w:name w:val="header"/>
    <w:basedOn w:val="Normal"/>
    <w:link w:val="CabealhoChar"/>
    <w:uiPriority w:val="99"/>
    <w:unhideWhenUsed/>
    <w:rsid w:val="008F7561"/>
    <w:pPr>
      <w:tabs>
        <w:tab w:val="center" w:pos="4252"/>
        <w:tab w:val="right" w:pos="8504"/>
      </w:tabs>
      <w:spacing w:after="0" w:line="240" w:lineRule="auto"/>
    </w:pPr>
    <w:rPr>
      <w:rFonts w:ascii="Arial" w:eastAsia="Arial" w:hAnsi="Arial" w:cs="Arial"/>
      <w:lang w:eastAsia="pt-BR"/>
    </w:rPr>
  </w:style>
  <w:style w:type="character" w:customStyle="1" w:styleId="CabealhoChar">
    <w:name w:val="Cabeçalho Char"/>
    <w:basedOn w:val="Fontepargpadro"/>
    <w:link w:val="Cabealho"/>
    <w:uiPriority w:val="99"/>
    <w:qFormat/>
    <w:rsid w:val="008F7561"/>
    <w:rPr>
      <w:rFonts w:ascii="Arial" w:eastAsia="Arial" w:hAnsi="Arial" w:cs="Arial"/>
      <w:lang w:eastAsia="pt-BR"/>
    </w:rPr>
  </w:style>
  <w:style w:type="paragraph" w:styleId="Rodap">
    <w:name w:val="footer"/>
    <w:basedOn w:val="Normal"/>
    <w:link w:val="RodapChar"/>
    <w:uiPriority w:val="99"/>
    <w:unhideWhenUsed/>
    <w:rsid w:val="008F7561"/>
    <w:pPr>
      <w:tabs>
        <w:tab w:val="center" w:pos="4252"/>
        <w:tab w:val="right" w:pos="8504"/>
      </w:tabs>
      <w:spacing w:after="0" w:line="240" w:lineRule="auto"/>
    </w:pPr>
    <w:rPr>
      <w:rFonts w:ascii="Arial" w:eastAsia="Arial" w:hAnsi="Arial" w:cs="Arial"/>
      <w:lang w:eastAsia="pt-BR"/>
    </w:rPr>
  </w:style>
  <w:style w:type="character" w:customStyle="1" w:styleId="RodapChar">
    <w:name w:val="Rodapé Char"/>
    <w:basedOn w:val="Fontepargpadro"/>
    <w:link w:val="Rodap"/>
    <w:uiPriority w:val="99"/>
    <w:qFormat/>
    <w:rsid w:val="008F7561"/>
    <w:rPr>
      <w:rFonts w:ascii="Arial" w:eastAsia="Arial" w:hAnsi="Arial" w:cs="Arial"/>
      <w:lang w:eastAsia="pt-BR"/>
    </w:rPr>
  </w:style>
  <w:style w:type="paragraph" w:styleId="CabealhodoSumrio">
    <w:name w:val="TOC Heading"/>
    <w:next w:val="Normal"/>
    <w:uiPriority w:val="39"/>
    <w:unhideWhenUsed/>
    <w:qFormat/>
    <w:rsid w:val="008F7561"/>
    <w:pPr>
      <w:spacing w:before="240" w:after="0"/>
    </w:pPr>
    <w:rPr>
      <w:rFonts w:asciiTheme="majorHAnsi" w:eastAsiaTheme="majorEastAsia" w:hAnsiTheme="majorHAnsi" w:cstheme="majorBidi"/>
      <w:color w:val="2F5496" w:themeColor="accent1" w:themeShade="BF"/>
      <w:sz w:val="32"/>
      <w:szCs w:val="32"/>
      <w:lang w:eastAsia="pt-BR"/>
    </w:rPr>
  </w:style>
  <w:style w:type="paragraph" w:styleId="Sumrio2">
    <w:name w:val="toc 2"/>
    <w:basedOn w:val="Normal"/>
    <w:next w:val="Normal"/>
    <w:autoRedefine/>
    <w:uiPriority w:val="39"/>
    <w:unhideWhenUsed/>
    <w:rsid w:val="008F7561"/>
    <w:pPr>
      <w:spacing w:after="100"/>
      <w:ind w:left="220"/>
    </w:pPr>
    <w:rPr>
      <w:rFonts w:eastAsiaTheme="minorEastAsia" w:cs="Times New Roman"/>
      <w:lang w:eastAsia="pt-BR"/>
    </w:rPr>
  </w:style>
  <w:style w:type="paragraph" w:styleId="Sumrio1">
    <w:name w:val="toc 1"/>
    <w:basedOn w:val="Normal"/>
    <w:next w:val="Normal"/>
    <w:autoRedefine/>
    <w:uiPriority w:val="39"/>
    <w:unhideWhenUsed/>
    <w:rsid w:val="009A5A1E"/>
    <w:pPr>
      <w:tabs>
        <w:tab w:val="right" w:leader="dot" w:pos="9395"/>
      </w:tabs>
      <w:spacing w:after="100"/>
      <w:jc w:val="center"/>
    </w:pPr>
    <w:rPr>
      <w:rFonts w:ascii="Times New Roman" w:hAnsi="Times New Roman" w:cs="Times New Roman"/>
      <w:sz w:val="24"/>
      <w:szCs w:val="24"/>
    </w:rPr>
  </w:style>
  <w:style w:type="paragraph" w:styleId="Sumrio3">
    <w:name w:val="toc 3"/>
    <w:basedOn w:val="Normal"/>
    <w:next w:val="Normal"/>
    <w:autoRedefine/>
    <w:uiPriority w:val="39"/>
    <w:unhideWhenUsed/>
    <w:rsid w:val="008F7561"/>
    <w:pPr>
      <w:spacing w:after="100"/>
      <w:ind w:left="440"/>
    </w:pPr>
    <w:rPr>
      <w:rFonts w:eastAsiaTheme="minorEastAsia" w:cs="Times New Roman"/>
      <w:lang w:eastAsia="pt-BR"/>
    </w:rPr>
  </w:style>
  <w:style w:type="paragraph" w:styleId="NormalWeb">
    <w:name w:val="Normal (Web)"/>
    <w:basedOn w:val="Normal"/>
    <w:uiPriority w:val="99"/>
    <w:unhideWhenUsed/>
    <w:qFormat/>
    <w:rsid w:val="008F756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8F7561"/>
    <w:rPr>
      <w:color w:val="0000FF"/>
      <w:u w:val="single"/>
    </w:rPr>
  </w:style>
  <w:style w:type="table" w:styleId="Tabelacomgrade">
    <w:name w:val="Table Grid"/>
    <w:basedOn w:val="Tabelanormal"/>
    <w:uiPriority w:val="39"/>
    <w:rsid w:val="008F7561"/>
    <w:pPr>
      <w:spacing w:after="0" w:line="240" w:lineRule="auto"/>
    </w:pPr>
    <w:rPr>
      <w:rFonts w:ascii="Arial" w:eastAsia="Arial" w:hAnsi="Arial" w:cs="Arial"/>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
    <w:name w:val="Emphasis"/>
    <w:basedOn w:val="Fontepargpadro"/>
    <w:uiPriority w:val="20"/>
    <w:qFormat/>
    <w:rsid w:val="008F7561"/>
    <w:rPr>
      <w:i/>
      <w:iCs/>
    </w:rPr>
  </w:style>
  <w:style w:type="character" w:customStyle="1" w:styleId="katex-mathml">
    <w:name w:val="katex-mathml"/>
    <w:basedOn w:val="Fontepargpadro"/>
    <w:qFormat/>
    <w:rsid w:val="008F7561"/>
  </w:style>
  <w:style w:type="character" w:customStyle="1" w:styleId="mord">
    <w:name w:val="mord"/>
    <w:basedOn w:val="Fontepargpadro"/>
    <w:qFormat/>
    <w:rsid w:val="008F7561"/>
  </w:style>
  <w:style w:type="character" w:customStyle="1" w:styleId="vlist-s">
    <w:name w:val="vlist-s"/>
    <w:basedOn w:val="Fontepargpadro"/>
    <w:qFormat/>
    <w:rsid w:val="008F7561"/>
  </w:style>
  <w:style w:type="character" w:customStyle="1" w:styleId="mrel">
    <w:name w:val="mrel"/>
    <w:basedOn w:val="Fontepargpadro"/>
    <w:qFormat/>
    <w:rsid w:val="008F7561"/>
  </w:style>
  <w:style w:type="character" w:customStyle="1" w:styleId="mbin">
    <w:name w:val="mbin"/>
    <w:basedOn w:val="Fontepargpadro"/>
    <w:qFormat/>
    <w:rsid w:val="008F7561"/>
  </w:style>
  <w:style w:type="table" w:customStyle="1" w:styleId="2">
    <w:name w:val="2"/>
    <w:basedOn w:val="TableNormal1"/>
    <w:rsid w:val="008F7561"/>
    <w:tblPr>
      <w:tblStyleRowBandSize w:val="1"/>
      <w:tblStyleColBandSize w:val="1"/>
    </w:tblPr>
  </w:style>
  <w:style w:type="table" w:customStyle="1" w:styleId="1">
    <w:name w:val="1"/>
    <w:basedOn w:val="TableNormal1"/>
    <w:rsid w:val="008F7561"/>
    <w:pPr>
      <w:spacing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link w:val="SubttuloChar"/>
    <w:uiPriority w:val="11"/>
    <w:qFormat/>
    <w:rsid w:val="008F7561"/>
    <w:pPr>
      <w:keepNext/>
      <w:keepLines/>
      <w:spacing w:after="320" w:line="276" w:lineRule="auto"/>
    </w:pPr>
    <w:rPr>
      <w:rFonts w:ascii="Arial" w:eastAsia="Arial" w:hAnsi="Arial" w:cs="Arial"/>
      <w:color w:val="666666"/>
      <w:sz w:val="30"/>
      <w:szCs w:val="30"/>
      <w:lang w:eastAsia="pt-BR"/>
    </w:rPr>
  </w:style>
  <w:style w:type="character" w:customStyle="1" w:styleId="SubttuloChar">
    <w:name w:val="Subtítulo Char"/>
    <w:basedOn w:val="Fontepargpadro"/>
    <w:link w:val="Subttulo"/>
    <w:uiPriority w:val="11"/>
    <w:rsid w:val="008F7561"/>
    <w:rPr>
      <w:rFonts w:ascii="Arial" w:eastAsia="Arial" w:hAnsi="Arial" w:cs="Arial"/>
      <w:color w:val="666666"/>
      <w:sz w:val="30"/>
      <w:szCs w:val="30"/>
      <w:lang w:eastAsia="pt-BR"/>
    </w:rPr>
  </w:style>
  <w:style w:type="table" w:customStyle="1" w:styleId="14">
    <w:name w:val="14"/>
    <w:basedOn w:val="TableNormal2"/>
    <w:rsid w:val="008F7561"/>
    <w:pPr>
      <w:spacing w:line="240" w:lineRule="auto"/>
    </w:pPr>
    <w:tblPr>
      <w:tblStyleRowBandSize w:val="1"/>
      <w:tblStyleColBandSize w:val="1"/>
      <w:tblCellMar>
        <w:top w:w="0" w:type="dxa"/>
        <w:left w:w="108" w:type="dxa"/>
        <w:bottom w:w="0" w:type="dxa"/>
        <w:right w:w="108" w:type="dxa"/>
      </w:tblCellMar>
    </w:tblPr>
  </w:style>
  <w:style w:type="table" w:customStyle="1" w:styleId="13">
    <w:name w:val="13"/>
    <w:basedOn w:val="TableNormal2"/>
    <w:rsid w:val="008F7561"/>
    <w:tblPr>
      <w:tblStyleRowBandSize w:val="1"/>
      <w:tblStyleColBandSize w:val="1"/>
    </w:tblPr>
  </w:style>
  <w:style w:type="table" w:customStyle="1" w:styleId="12">
    <w:name w:val="12"/>
    <w:basedOn w:val="TableNormal2"/>
    <w:rsid w:val="008F7561"/>
    <w:pPr>
      <w:spacing w:line="240" w:lineRule="auto"/>
    </w:pPr>
    <w:tblPr>
      <w:tblStyleRowBandSize w:val="1"/>
      <w:tblStyleColBandSize w:val="1"/>
      <w:tblCellMar>
        <w:top w:w="0" w:type="dxa"/>
        <w:left w:w="108" w:type="dxa"/>
        <w:bottom w:w="0" w:type="dxa"/>
        <w:right w:w="108" w:type="dxa"/>
      </w:tblCellMar>
    </w:tblPr>
  </w:style>
  <w:style w:type="table" w:customStyle="1" w:styleId="11">
    <w:name w:val="11"/>
    <w:basedOn w:val="TableNormal2"/>
    <w:rsid w:val="008F7561"/>
    <w:tblPr>
      <w:tblStyleRowBandSize w:val="1"/>
      <w:tblStyleColBandSize w:val="1"/>
    </w:tblPr>
  </w:style>
  <w:style w:type="table" w:customStyle="1" w:styleId="10">
    <w:name w:val="10"/>
    <w:basedOn w:val="TableNormal2"/>
    <w:rsid w:val="008F7561"/>
    <w:tblPr>
      <w:tblStyleRowBandSize w:val="1"/>
      <w:tblStyleColBandSize w:val="1"/>
      <w:tblCellMar>
        <w:top w:w="0" w:type="dxa"/>
        <w:left w:w="115" w:type="dxa"/>
        <w:bottom w:w="0" w:type="dxa"/>
        <w:right w:w="115" w:type="dxa"/>
      </w:tblCellMar>
    </w:tblPr>
  </w:style>
  <w:style w:type="table" w:customStyle="1" w:styleId="9">
    <w:name w:val="9"/>
    <w:basedOn w:val="TableNormal2"/>
    <w:rsid w:val="008F7561"/>
    <w:pPr>
      <w:spacing w:line="240" w:lineRule="auto"/>
    </w:pPr>
    <w:tblPr>
      <w:tblStyleRowBandSize w:val="1"/>
      <w:tblStyleColBandSize w:val="1"/>
      <w:tblCellMar>
        <w:top w:w="0" w:type="dxa"/>
        <w:left w:w="108" w:type="dxa"/>
        <w:bottom w:w="0" w:type="dxa"/>
        <w:right w:w="108" w:type="dxa"/>
      </w:tblCellMar>
    </w:tblPr>
  </w:style>
  <w:style w:type="paragraph" w:styleId="PargrafodaLista">
    <w:name w:val="List Paragraph"/>
    <w:basedOn w:val="Normal"/>
    <w:uiPriority w:val="34"/>
    <w:qFormat/>
    <w:rsid w:val="008F7561"/>
    <w:pPr>
      <w:spacing w:after="0" w:line="276" w:lineRule="auto"/>
      <w:ind w:left="720"/>
      <w:contextualSpacing/>
    </w:pPr>
    <w:rPr>
      <w:rFonts w:ascii="Arial" w:eastAsia="Arial" w:hAnsi="Arial" w:cs="Arial"/>
      <w:lang w:eastAsia="pt-BR"/>
    </w:rPr>
  </w:style>
  <w:style w:type="paragraph" w:styleId="Pr-formataoHTML">
    <w:name w:val="HTML Preformatted"/>
    <w:basedOn w:val="Normal"/>
    <w:link w:val="Pr-formataoHTMLChar"/>
    <w:uiPriority w:val="99"/>
    <w:unhideWhenUsed/>
    <w:qFormat/>
    <w:rsid w:val="008F7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qFormat/>
    <w:rsid w:val="008F7561"/>
    <w:rPr>
      <w:rFonts w:ascii="Courier New" w:eastAsia="Times New Roman" w:hAnsi="Courier New" w:cs="Courier New"/>
      <w:sz w:val="20"/>
      <w:szCs w:val="20"/>
      <w:lang w:eastAsia="pt-BR"/>
    </w:rPr>
  </w:style>
  <w:style w:type="character" w:customStyle="1" w:styleId="go2hclqbb5b">
    <w:name w:val="go2hclqbb5b"/>
    <w:basedOn w:val="Fontepargpadro"/>
    <w:qFormat/>
    <w:rsid w:val="008F7561"/>
  </w:style>
  <w:style w:type="paragraph" w:styleId="Textodenotaderodap">
    <w:name w:val="footnote text"/>
    <w:basedOn w:val="Normal"/>
    <w:link w:val="TextodenotaderodapChar"/>
    <w:uiPriority w:val="99"/>
    <w:semiHidden/>
    <w:unhideWhenUsed/>
    <w:rsid w:val="008F7561"/>
    <w:pPr>
      <w:spacing w:after="0" w:line="240" w:lineRule="auto"/>
    </w:pPr>
    <w:rPr>
      <w:rFonts w:ascii="Arial" w:eastAsia="Arial" w:hAnsi="Arial" w:cs="Arial"/>
      <w:sz w:val="20"/>
      <w:szCs w:val="20"/>
      <w:lang w:eastAsia="pt-BR"/>
    </w:rPr>
  </w:style>
  <w:style w:type="character" w:customStyle="1" w:styleId="TextodenotaderodapChar">
    <w:name w:val="Texto de nota de rodapé Char"/>
    <w:basedOn w:val="Fontepargpadro"/>
    <w:link w:val="Textodenotaderodap"/>
    <w:uiPriority w:val="99"/>
    <w:semiHidden/>
    <w:qFormat/>
    <w:rsid w:val="008F7561"/>
    <w:rPr>
      <w:rFonts w:ascii="Arial" w:eastAsia="Arial" w:hAnsi="Arial" w:cs="Arial"/>
      <w:sz w:val="20"/>
      <w:szCs w:val="20"/>
      <w:lang w:eastAsia="pt-BR"/>
    </w:rPr>
  </w:style>
  <w:style w:type="character" w:styleId="Refdenotaderodap">
    <w:name w:val="footnote reference"/>
    <w:basedOn w:val="Fontepargpadro"/>
    <w:unhideWhenUsed/>
    <w:rsid w:val="008F7561"/>
    <w:rPr>
      <w:vertAlign w:val="superscript"/>
    </w:rPr>
  </w:style>
  <w:style w:type="character" w:customStyle="1" w:styleId="FootnoteCharacters">
    <w:name w:val="Footnote Characters"/>
    <w:basedOn w:val="Fontepargpadro"/>
    <w:uiPriority w:val="99"/>
    <w:semiHidden/>
    <w:unhideWhenUsed/>
    <w:qFormat/>
    <w:rsid w:val="008F7561"/>
    <w:rPr>
      <w:vertAlign w:val="superscript"/>
    </w:rPr>
  </w:style>
  <w:style w:type="character" w:styleId="Refdecomentrio">
    <w:name w:val="annotation reference"/>
    <w:basedOn w:val="Fontepargpadro"/>
    <w:uiPriority w:val="99"/>
    <w:semiHidden/>
    <w:unhideWhenUsed/>
    <w:qFormat/>
    <w:rsid w:val="008F7561"/>
    <w:rPr>
      <w:sz w:val="16"/>
      <w:szCs w:val="16"/>
    </w:rPr>
  </w:style>
  <w:style w:type="character" w:customStyle="1" w:styleId="TextodecomentrioChar">
    <w:name w:val="Texto de comentário Char"/>
    <w:basedOn w:val="Fontepargpadro"/>
    <w:link w:val="Textodecomentrio"/>
    <w:uiPriority w:val="99"/>
    <w:semiHidden/>
    <w:qFormat/>
    <w:rsid w:val="008F7561"/>
    <w:rPr>
      <w:sz w:val="20"/>
      <w:szCs w:val="20"/>
    </w:rPr>
  </w:style>
  <w:style w:type="character" w:customStyle="1" w:styleId="AssuntodocomentrioChar">
    <w:name w:val="Assunto do comentário Char"/>
    <w:basedOn w:val="TextodecomentrioChar"/>
    <w:link w:val="Assuntodocomentrio"/>
    <w:uiPriority w:val="99"/>
    <w:semiHidden/>
    <w:qFormat/>
    <w:rsid w:val="008F7561"/>
    <w:rPr>
      <w:b/>
      <w:bCs/>
      <w:sz w:val="20"/>
      <w:szCs w:val="20"/>
    </w:rPr>
  </w:style>
  <w:style w:type="character" w:styleId="Nmerodelinha">
    <w:name w:val="line number"/>
    <w:rsid w:val="008F7561"/>
  </w:style>
  <w:style w:type="character" w:customStyle="1" w:styleId="IndexLink">
    <w:name w:val="Index Link"/>
    <w:qFormat/>
    <w:rsid w:val="008F7561"/>
  </w:style>
  <w:style w:type="character" w:styleId="Refdenotadefim">
    <w:name w:val="endnote reference"/>
    <w:rsid w:val="008F7561"/>
    <w:rPr>
      <w:vertAlign w:val="superscript"/>
    </w:rPr>
  </w:style>
  <w:style w:type="character" w:customStyle="1" w:styleId="EndnoteCharacters">
    <w:name w:val="Endnote Characters"/>
    <w:qFormat/>
    <w:rsid w:val="008F7561"/>
  </w:style>
  <w:style w:type="paragraph" w:customStyle="1" w:styleId="Heading">
    <w:name w:val="Heading"/>
    <w:basedOn w:val="Normal"/>
    <w:next w:val="Corpodetexto"/>
    <w:qFormat/>
    <w:rsid w:val="008F7561"/>
    <w:pPr>
      <w:keepNext/>
      <w:suppressAutoHyphens/>
      <w:spacing w:before="240" w:after="120" w:line="276" w:lineRule="auto"/>
    </w:pPr>
    <w:rPr>
      <w:rFonts w:ascii="Liberation Sans" w:eastAsia="Noto Sans CJK SC" w:hAnsi="Liberation Sans" w:cs="FreeSans"/>
      <w:sz w:val="28"/>
      <w:szCs w:val="28"/>
      <w:lang w:eastAsia="pt-BR"/>
    </w:rPr>
  </w:style>
  <w:style w:type="paragraph" w:styleId="Corpodetexto">
    <w:name w:val="Body Text"/>
    <w:basedOn w:val="Normal"/>
    <w:link w:val="CorpodetextoChar"/>
    <w:rsid w:val="008F7561"/>
    <w:pPr>
      <w:suppressAutoHyphens/>
      <w:spacing w:after="140" w:line="276" w:lineRule="auto"/>
    </w:pPr>
    <w:rPr>
      <w:rFonts w:ascii="Arial" w:eastAsia="Arial" w:hAnsi="Arial" w:cs="Arial"/>
      <w:lang w:eastAsia="pt-BR"/>
    </w:rPr>
  </w:style>
  <w:style w:type="character" w:customStyle="1" w:styleId="CorpodetextoChar">
    <w:name w:val="Corpo de texto Char"/>
    <w:basedOn w:val="Fontepargpadro"/>
    <w:link w:val="Corpodetexto"/>
    <w:rsid w:val="008F7561"/>
    <w:rPr>
      <w:rFonts w:ascii="Arial" w:eastAsia="Arial" w:hAnsi="Arial" w:cs="Arial"/>
      <w:lang w:eastAsia="pt-BR"/>
    </w:rPr>
  </w:style>
  <w:style w:type="paragraph" w:styleId="Lista">
    <w:name w:val="List"/>
    <w:basedOn w:val="Corpodetexto"/>
    <w:rsid w:val="008F7561"/>
    <w:rPr>
      <w:rFonts w:cs="FreeSans"/>
    </w:rPr>
  </w:style>
  <w:style w:type="paragraph" w:styleId="Legenda">
    <w:name w:val="caption"/>
    <w:basedOn w:val="Normal"/>
    <w:qFormat/>
    <w:rsid w:val="008F7561"/>
    <w:pPr>
      <w:suppressLineNumbers/>
      <w:suppressAutoHyphens/>
      <w:spacing w:before="120" w:after="120" w:line="276" w:lineRule="auto"/>
    </w:pPr>
    <w:rPr>
      <w:rFonts w:ascii="Arial" w:eastAsia="Arial" w:hAnsi="Arial" w:cs="FreeSans"/>
      <w:i/>
      <w:iCs/>
      <w:sz w:val="24"/>
      <w:szCs w:val="24"/>
      <w:lang w:eastAsia="pt-BR"/>
    </w:rPr>
  </w:style>
  <w:style w:type="paragraph" w:customStyle="1" w:styleId="Index">
    <w:name w:val="Index"/>
    <w:basedOn w:val="Normal"/>
    <w:qFormat/>
    <w:rsid w:val="008F7561"/>
    <w:pPr>
      <w:suppressLineNumbers/>
      <w:suppressAutoHyphens/>
      <w:spacing w:after="0" w:line="276" w:lineRule="auto"/>
    </w:pPr>
    <w:rPr>
      <w:rFonts w:ascii="Arial" w:eastAsia="Arial" w:hAnsi="Arial" w:cs="FreeSans"/>
      <w:lang w:eastAsia="pt-BR"/>
    </w:rPr>
  </w:style>
  <w:style w:type="paragraph" w:customStyle="1" w:styleId="HeaderandFooter">
    <w:name w:val="Header and Footer"/>
    <w:basedOn w:val="Normal"/>
    <w:qFormat/>
    <w:rsid w:val="008F7561"/>
    <w:pPr>
      <w:suppressAutoHyphens/>
      <w:spacing w:after="0" w:line="276" w:lineRule="auto"/>
    </w:pPr>
    <w:rPr>
      <w:rFonts w:ascii="Arial" w:eastAsia="Arial" w:hAnsi="Arial" w:cs="Arial"/>
      <w:lang w:eastAsia="pt-BR"/>
    </w:rPr>
  </w:style>
  <w:style w:type="character" w:customStyle="1" w:styleId="CabealhoChar1">
    <w:name w:val="Cabeçalho Char1"/>
    <w:basedOn w:val="Fontepargpadro"/>
    <w:uiPriority w:val="99"/>
    <w:semiHidden/>
    <w:rsid w:val="008F7561"/>
  </w:style>
  <w:style w:type="character" w:customStyle="1" w:styleId="RodapChar1">
    <w:name w:val="Rodapé Char1"/>
    <w:basedOn w:val="Fontepargpadro"/>
    <w:uiPriority w:val="99"/>
    <w:semiHidden/>
    <w:rsid w:val="008F7561"/>
  </w:style>
  <w:style w:type="paragraph" w:styleId="Remissivo1">
    <w:name w:val="index 1"/>
    <w:basedOn w:val="Normal"/>
    <w:next w:val="Normal"/>
    <w:autoRedefine/>
    <w:uiPriority w:val="99"/>
    <w:semiHidden/>
    <w:unhideWhenUsed/>
    <w:rsid w:val="008F7561"/>
    <w:pPr>
      <w:suppressAutoHyphens/>
      <w:spacing w:after="0" w:line="240" w:lineRule="auto"/>
      <w:ind w:left="220" w:hanging="220"/>
    </w:pPr>
    <w:rPr>
      <w:rFonts w:ascii="Arial" w:eastAsia="Arial" w:hAnsi="Arial" w:cs="Arial"/>
      <w:lang w:eastAsia="pt-BR"/>
    </w:rPr>
  </w:style>
  <w:style w:type="paragraph" w:styleId="Ttulodendiceremissivo">
    <w:name w:val="index heading"/>
    <w:basedOn w:val="Heading"/>
    <w:rsid w:val="008F7561"/>
  </w:style>
  <w:style w:type="character" w:customStyle="1" w:styleId="Pr-formataoHTMLChar1">
    <w:name w:val="Pré-formatação HTML Char1"/>
    <w:basedOn w:val="Fontepargpadro"/>
    <w:uiPriority w:val="99"/>
    <w:semiHidden/>
    <w:rsid w:val="008F7561"/>
    <w:rPr>
      <w:rFonts w:ascii="Consolas" w:hAnsi="Consolas"/>
      <w:sz w:val="20"/>
      <w:szCs w:val="20"/>
    </w:rPr>
  </w:style>
  <w:style w:type="character" w:customStyle="1" w:styleId="TextodenotaderodapChar1">
    <w:name w:val="Texto de nota de rodapé Char1"/>
    <w:basedOn w:val="Fontepargpadro"/>
    <w:uiPriority w:val="99"/>
    <w:semiHidden/>
    <w:rsid w:val="008F7561"/>
    <w:rPr>
      <w:sz w:val="20"/>
      <w:szCs w:val="20"/>
    </w:rPr>
  </w:style>
  <w:style w:type="paragraph" w:styleId="Reviso">
    <w:name w:val="Revision"/>
    <w:uiPriority w:val="99"/>
    <w:semiHidden/>
    <w:qFormat/>
    <w:rsid w:val="008F7561"/>
    <w:pPr>
      <w:suppressAutoHyphens/>
      <w:spacing w:after="0" w:line="240" w:lineRule="auto"/>
    </w:pPr>
    <w:rPr>
      <w:rFonts w:ascii="Arial" w:eastAsia="Arial" w:hAnsi="Arial" w:cs="Arial"/>
      <w:lang w:eastAsia="pt-BR"/>
    </w:rPr>
  </w:style>
  <w:style w:type="paragraph" w:styleId="Textodecomentrio">
    <w:name w:val="annotation text"/>
    <w:basedOn w:val="Normal"/>
    <w:link w:val="TextodecomentrioChar"/>
    <w:uiPriority w:val="99"/>
    <w:semiHidden/>
    <w:unhideWhenUsed/>
    <w:rsid w:val="008F7561"/>
    <w:pPr>
      <w:suppressAutoHyphens/>
      <w:spacing w:after="0" w:line="240" w:lineRule="auto"/>
    </w:pPr>
    <w:rPr>
      <w:sz w:val="20"/>
      <w:szCs w:val="20"/>
    </w:rPr>
  </w:style>
  <w:style w:type="character" w:customStyle="1" w:styleId="TextodecomentrioChar1">
    <w:name w:val="Texto de comentário Char1"/>
    <w:basedOn w:val="Fontepargpadro"/>
    <w:uiPriority w:val="99"/>
    <w:semiHidden/>
    <w:rsid w:val="008F7561"/>
    <w:rPr>
      <w:sz w:val="20"/>
      <w:szCs w:val="20"/>
    </w:rPr>
  </w:style>
  <w:style w:type="paragraph" w:styleId="Assuntodocomentrio">
    <w:name w:val="annotation subject"/>
    <w:basedOn w:val="Textodecomentrio"/>
    <w:next w:val="Textodecomentrio"/>
    <w:link w:val="AssuntodocomentrioChar"/>
    <w:uiPriority w:val="99"/>
    <w:semiHidden/>
    <w:unhideWhenUsed/>
    <w:qFormat/>
    <w:rsid w:val="008F7561"/>
    <w:rPr>
      <w:b/>
      <w:bCs/>
    </w:rPr>
  </w:style>
  <w:style w:type="character" w:customStyle="1" w:styleId="AssuntodocomentrioChar1">
    <w:name w:val="Assunto do comentário Char1"/>
    <w:basedOn w:val="TextodecomentrioChar1"/>
    <w:uiPriority w:val="99"/>
    <w:semiHidden/>
    <w:rsid w:val="008F7561"/>
    <w:rPr>
      <w:b/>
      <w:bCs/>
      <w:sz w:val="20"/>
      <w:szCs w:val="20"/>
    </w:rPr>
  </w:style>
  <w:style w:type="paragraph" w:customStyle="1" w:styleId="FrameContents">
    <w:name w:val="Frame Contents"/>
    <w:basedOn w:val="Normal"/>
    <w:qFormat/>
    <w:rsid w:val="008F7561"/>
    <w:pPr>
      <w:suppressAutoHyphens/>
      <w:spacing w:after="0" w:line="276" w:lineRule="auto"/>
    </w:pPr>
    <w:rPr>
      <w:rFonts w:ascii="Arial" w:eastAsia="Arial" w:hAnsi="Arial" w:cs="Arial"/>
      <w:lang w:eastAsia="pt-BR"/>
    </w:rPr>
  </w:style>
  <w:style w:type="character" w:styleId="TextodoEspaoReservado">
    <w:name w:val="Placeholder Text"/>
    <w:basedOn w:val="Fontepargpadro"/>
    <w:uiPriority w:val="99"/>
    <w:semiHidden/>
    <w:rsid w:val="008F7561"/>
    <w:rPr>
      <w:color w:val="808080"/>
    </w:rPr>
  </w:style>
  <w:style w:type="character" w:customStyle="1" w:styleId="mpunct">
    <w:name w:val="mpunct"/>
    <w:basedOn w:val="Fontepargpadro"/>
    <w:rsid w:val="008F7561"/>
  </w:style>
  <w:style w:type="paragraph" w:customStyle="1" w:styleId="font-claude-response-body">
    <w:name w:val="font-claude-response-body"/>
    <w:basedOn w:val="Normal"/>
    <w:rsid w:val="008F7561"/>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hdl.handle.net/2117/336454"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tlasbrasil.org.br/consulta/planilh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lproweb.procempa.com.br/pmpa/prefpoa/spm/usu_doc/planodiretortexto.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F8178F-7BCD-4D0C-BEB1-9DD125EF4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4377</TotalTime>
  <Pages>52</Pages>
  <Words>18410</Words>
  <Characters>99419</Characters>
  <Application>Microsoft Office Word</Application>
  <DocSecurity>0</DocSecurity>
  <Lines>828</Lines>
  <Paragraphs>235</Paragraphs>
  <ScaleCrop>false</ScaleCrop>
  <HeadingPairs>
    <vt:vector size="2" baseType="variant">
      <vt:variant>
        <vt:lpstr>Título</vt:lpstr>
      </vt:variant>
      <vt:variant>
        <vt:i4>1</vt:i4>
      </vt:variant>
    </vt:vector>
  </HeadingPairs>
  <TitlesOfParts>
    <vt:vector size="1" baseType="lpstr">
      <vt:lpstr/>
    </vt:vector>
  </TitlesOfParts>
  <Company>Sistema Fiergs</Company>
  <LinksUpToDate>false</LinksUpToDate>
  <CharactersWithSpaces>117594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Papini Almeida</dc:creator>
  <cp:keywords/>
  <dc:description/>
  <cp:lastModifiedBy>Pedro Papini Almeida</cp:lastModifiedBy>
  <cp:revision>79</cp:revision>
  <dcterms:created xsi:type="dcterms:W3CDTF">2026-05-04T23:57:00Z</dcterms:created>
  <dcterms:modified xsi:type="dcterms:W3CDTF">2026-05-14T00:05:00Z</dcterms:modified>
</cp:coreProperties>
</file>